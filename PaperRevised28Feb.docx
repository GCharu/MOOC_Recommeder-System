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spacing w:line="360" w:lineRule="auto"/>
        <w:jc w:val="both"/>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 xml:space="preserve">MOOC Recommendation System </w:t>
      </w:r>
    </w:p>
    <w:p>
      <w:pPr>
        <w:pStyle w:val="Body"/>
        <w:spacing w:line="360" w:lineRule="auto"/>
        <w:jc w:val="both"/>
        <w:rPr>
          <w:rFonts w:ascii="Times New Roman" w:cs="Times New Roman" w:hAnsi="Times New Roman" w:eastAsia="Times New Roman"/>
          <w:b w:val="1"/>
          <w:bCs w:val="1"/>
          <w:sz w:val="36"/>
          <w:szCs w:val="36"/>
        </w:rPr>
      </w:pPr>
    </w:p>
    <w:p>
      <w:pPr>
        <w:pStyle w:val="Body"/>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Abstract</w:t>
      </w:r>
    </w:p>
    <w:p>
      <w:pPr>
        <w:pStyle w:val="Body"/>
        <w:spacing w:line="360" w:lineRule="auto"/>
        <w:jc w:val="both"/>
      </w:pPr>
      <w:r>
        <w:rPr>
          <w:rFonts w:ascii="Times New Roman" w:hAnsi="Times New Roman"/>
          <w:sz w:val="24"/>
          <w:szCs w:val="24"/>
          <w:rtl w:val="0"/>
          <w:lang w:val="en-US"/>
        </w:rPr>
        <w:t xml:space="preserve">Choosing a course from a large list of courses can prove to be a challenging job for a student. In order to solve this problem the proposed approach uses a recommendation system which plays a significant role in suggesting the best suitable course to the student according to his/ her personal learning ability . The ideology is that the system recommends the courses based on the similarities of the students who want the recommendation with the students who have already taken and rated the courses earlier , rather than basing the recommendations purely on a knowledge base . In the case of new students prior suggesting a course the approach uses some questionnaire and a set of parameters for developing a knowledge base of these students so that the recommendation can be optimized . The initial approach used is collaborative based ,where the user item matrix is considered for getting the score of the user and his similar users. The proposed recommender system performs better by mitigating the weakness of basic individual recommender systems along with improving the classifiers used in real-time. This is primarily done by analysing each user currently using the system. </w:t>
      </w:r>
      <w:r>
        <w:rPr>
          <w:rFonts w:ascii="Times New Roman" w:hAnsi="Times New Roman"/>
          <w:b w:val="1"/>
          <w:bCs w:val="1"/>
          <w:sz w:val="24"/>
          <w:szCs w:val="24"/>
          <w:rtl w:val="0"/>
          <w:lang w:val="en-US"/>
        </w:rPr>
        <w:t xml:space="preserve">Keywords: Course recommendation system, Collaborative, User-Item Matrix. </w:t>
      </w: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List Paragraph"/>
        <w:numPr>
          <w:ilvl w:val="0"/>
          <w:numId w:val="2"/>
        </w:numPr>
        <w:bidi w:val="0"/>
        <w:spacing w:line="360" w:lineRule="auto"/>
        <w:ind w:right="0"/>
        <w:jc w:val="both"/>
        <w:rPr>
          <w:rFonts w:ascii="Times New Roman" w:hAnsi="Times New Roman"/>
          <w:b w:val="1"/>
          <w:bCs w:val="1"/>
          <w:sz w:val="28"/>
          <w:szCs w:val="28"/>
          <w:rtl w:val="0"/>
          <w:lang w:val="en-US"/>
        </w:rPr>
      </w:pPr>
      <w:r>
        <w:rPr>
          <w:rFonts w:ascii="Times New Roman" w:hAnsi="Times New Roman"/>
          <w:b w:val="1"/>
          <w:bCs w:val="1"/>
          <w:sz w:val="28"/>
          <w:szCs w:val="28"/>
          <w:rtl w:val="0"/>
          <w:lang w:val="en-US"/>
        </w:rPr>
        <w:t>Introduction</w:t>
      </w:r>
    </w:p>
    <w:p>
      <w:pPr>
        <w:pStyle w:val="Body A"/>
        <w:spacing w:before="120" w:after="120" w:line="360" w:lineRule="auto"/>
        <w:jc w:val="both"/>
      </w:pPr>
      <w:r>
        <w:rPr>
          <w:rtl w:val="0"/>
          <w:lang w:val="en-US"/>
        </w:rPr>
        <w:t>The course recommender system would suggest best suitable courses to the new students after</w:t>
      </w:r>
      <w:r>
        <w:rPr>
          <w:rtl w:val="0"/>
          <w:lang w:val="en-US"/>
        </w:rPr>
        <w:t xml:space="preserve"> making a knowledge base and finding a similar user to them</w:t>
      </w:r>
      <w:r>
        <w:rPr>
          <w:rtl w:val="0"/>
          <w:lang w:val="en-US"/>
        </w:rPr>
        <w:t>. This recommendation should be based on the attributes given by the student and should give the best suitable course. The system should also be able to do semantic analysis of the user</w:t>
      </w:r>
      <w:r>
        <w:rPr>
          <w:rtl w:val="0"/>
          <w:lang w:val="en-US"/>
        </w:rPr>
        <w:t>’</w:t>
      </w:r>
      <w:r>
        <w:rPr>
          <w:rtl w:val="0"/>
          <w:lang w:val="en-US"/>
        </w:rPr>
        <w:t>s reviews[4].</w:t>
      </w:r>
      <w:r>
        <w:rPr>
          <w:rtl w:val="0"/>
          <w:lang w:val="en-US"/>
        </w:rPr>
        <w:t xml:space="preserve">The system considers a set of courses from the dataset  as the domain of recommendation </w:t>
      </w:r>
      <w:r>
        <w:rPr>
          <w:rtl w:val="0"/>
          <w:lang w:val="en-US"/>
        </w:rPr>
        <w:t xml:space="preserve">. </w:t>
      </w:r>
      <w:r>
        <w:rPr>
          <w:rtl w:val="0"/>
          <w:lang w:val="en-US"/>
        </w:rPr>
        <w:t>Once a class of similar users is  found , their recommendation should be shown to the new user .</w:t>
      </w:r>
      <w:ins w:id="0" w:date="2019-02-28T00:05:52Z" w:author="Achintya Sarkar">
        <w:r>
          <w:rPr>
            <w:rtl w:val="0"/>
            <w:lang w:val="en-US"/>
          </w:rPr>
          <w:t xml:space="preserve">This approach is unique as for considering the similar users the feature set[4] contains  the user attributes along with course reviews given by the existing users. The reviews help in determining if a user liked or disliked the course . Once the review is analysed using the proposed sentiment analysis algorithm , a rating indicating this like/dislike factor for the existing user can be determined .The courses for which the similar users give a like rating will be chosen for recommendation . </w:t>
        </w:r>
      </w:ins>
      <w:r>
        <w:rPr>
          <w:rtl w:val="0"/>
          <w:lang w:val="en-US"/>
        </w:rPr>
        <w:t>The proposed system should have a User Interface for the new user, where he or she can enter his or her details and search for the course needed and should also contain a User Interface which would show the courses recommended.</w:t>
      </w:r>
      <w:ins w:id="1" w:date="2019-02-28T00:02:34Z" w:author="Achintya Sarkar">
        <w:r>
          <w:rPr>
            <w:rtl w:val="0"/>
            <w:lang w:val="en-US"/>
          </w:rPr>
          <w:t>The proposed system has difficulty in finding similar users as the existing user</w:t>
        </w:r>
      </w:ins>
      <w:ins w:id="2" w:date="2019-02-28T00:02:34Z" w:author="Achintya Sarkar">
        <w:r>
          <w:rPr>
            <w:rtl w:val="0"/>
            <w:lang w:val="en-US"/>
          </w:rPr>
          <w:t>’</w:t>
        </w:r>
      </w:ins>
      <w:ins w:id="3" w:date="2019-02-28T00:02:34Z" w:author="Achintya Sarkar">
        <w:r>
          <w:rPr>
            <w:rtl w:val="0"/>
            <w:lang w:val="en-US"/>
          </w:rPr>
          <w:t xml:space="preserve">s data needs to be updated, and the clusters or the classes have to be measured with less abstraction than current implementation. </w:t>
        </w:r>
      </w:ins>
    </w:p>
    <w:p>
      <w:pPr>
        <w:pStyle w:val="Body A"/>
        <w:spacing w:before="120" w:after="120" w:line="360" w:lineRule="auto"/>
        <w:jc w:val="both"/>
        <w:rPr>
          <w:del w:id="4" w:date="2019-02-28T00:02:58Z" w:author="Achintya Sarkar"/>
        </w:rPr>
      </w:pPr>
      <w:r>
        <w:rPr>
          <w:shd w:val="clear" w:color="auto" w:fill="ffff00"/>
          <w:rtl w:val="0"/>
          <w:lang w:val="en-US"/>
        </w:rPr>
        <w:t>Clearly explain and write the limitations with the existing course recommendations system</w:t>
      </w:r>
      <w:r>
        <w:rPr>
          <w:shd w:val="clear" w:color="auto" w:fill="ffff00"/>
          <w:rtl w:val="0"/>
          <w:lang w:val="en-US"/>
        </w:rPr>
        <w:t>………………</w:t>
      </w:r>
      <w:r>
        <w:rPr>
          <w:shd w:val="clear" w:color="auto" w:fill="ffff00"/>
          <w:rtl w:val="0"/>
          <w:lang w:val="en-US"/>
        </w:rPr>
        <w:t>.</w:t>
      </w:r>
    </w:p>
    <w:p>
      <w:pPr>
        <w:pStyle w:val="Body A"/>
        <w:spacing w:before="120" w:after="120" w:line="360" w:lineRule="auto"/>
        <w:jc w:val="both"/>
      </w:pPr>
    </w:p>
    <w:p>
      <w:pPr>
        <w:pStyle w:val="Body A"/>
        <w:spacing w:before="120" w:after="120" w:line="360" w:lineRule="auto"/>
        <w:jc w:val="both"/>
      </w:pPr>
      <w:r>
        <w:rPr>
          <w:rtl w:val="0"/>
          <w:lang w:val="en-US"/>
        </w:rPr>
        <w:t xml:space="preserve">The purpose of the proposed approach is to recommend the user the best course from a large number of courses available on different sites on the same field of interest. It helps the user to save </w:t>
      </w:r>
      <w:ins w:id="5" w:date="2019-02-28T00:03:25Z" w:author="Achintya Sarkar">
        <w:r>
          <w:rPr>
            <w:rtl w:val="0"/>
            <w:lang w:val="en-US"/>
          </w:rPr>
          <w:t>their</w:t>
        </w:r>
      </w:ins>
      <w:del w:id="6" w:date="2019-02-28T00:03:25Z" w:author="Achintya Sarkar">
        <w:r>
          <w:rPr>
            <w:rtl w:val="0"/>
            <w:lang w:val="en-US"/>
          </w:rPr>
          <w:delText xml:space="preserve">his or </w:delText>
        </w:r>
      </w:del>
      <w:del w:id="7" w:date="2019-02-28T00:03:25Z" w:author="Achintya Sarkar">
        <w:r>
          <w:rPr>
            <w:color w:val="ff0000"/>
            <w:u w:color="ff0000"/>
            <w:rtl w:val="0"/>
            <w:lang w:val="en-US"/>
          </w:rPr>
          <w:delText>her precious</w:delText>
        </w:r>
      </w:del>
      <w:r>
        <w:rPr>
          <w:color w:val="ff0000"/>
          <w:u w:color="ff0000"/>
          <w:rtl w:val="0"/>
          <w:lang w:val="en-US"/>
        </w:rPr>
        <w:t xml:space="preserve"> time </w:t>
      </w:r>
      <w:ins w:id="8" w:date="2019-02-28T00:04:08Z" w:author="Achintya Sarkar">
        <w:r>
          <w:rPr>
            <w:color w:val="ff0000"/>
            <w:u w:color="ff0000"/>
            <w:rtl w:val="0"/>
            <w:lang w:val="en-US"/>
          </w:rPr>
          <w:t xml:space="preserve">by avoiding </w:t>
        </w:r>
      </w:ins>
      <w:del w:id="9" w:date="2019-02-28T00:03:33Z" w:author="Achintya Sarkar">
        <w:r>
          <w:rPr>
            <w:color w:val="ff0000"/>
            <w:u w:color="ff0000"/>
            <w:rtl w:val="0"/>
            <w:lang w:val="en-US"/>
          </w:rPr>
          <w:delText xml:space="preserve">and relieves from overhead </w:delText>
        </w:r>
      </w:del>
      <w:r>
        <w:rPr>
          <w:rtl w:val="0"/>
          <w:lang w:val="en-US"/>
        </w:rPr>
        <w:t xml:space="preserve">to search </w:t>
      </w:r>
      <w:ins w:id="10" w:date="2019-02-28T00:04:27Z" w:author="Achintya Sarkar">
        <w:r>
          <w:rPr>
            <w:rtl w:val="0"/>
            <w:lang w:val="en-US"/>
          </w:rPr>
          <w:t xml:space="preserve">about each course </w:t>
        </w:r>
      </w:ins>
      <w:r>
        <w:rPr>
          <w:rtl w:val="0"/>
          <w:lang w:val="en-US"/>
        </w:rPr>
        <w:t>over the internet</w:t>
      </w:r>
      <w:del w:id="11" w:date="2019-02-28T00:04:31Z" w:author="Achintya Sarkar">
        <w:r>
          <w:rPr>
            <w:rtl w:val="0"/>
            <w:lang w:val="en-US"/>
          </w:rPr>
          <w:delText xml:space="preserve"> about the course</w:delText>
        </w:r>
      </w:del>
      <w:r>
        <w:rPr>
          <w:rtl w:val="0"/>
          <w:lang w:val="en-US"/>
        </w:rPr>
        <w:t>.</w:t>
      </w:r>
      <w:del w:id="12" w:date="2019-02-28T00:04:42Z" w:author="Achintya Sarkar">
        <w:r>
          <w:rPr>
            <w:rtl w:val="0"/>
            <w:lang w:val="en-US"/>
          </w:rPr>
          <w:delText xml:space="preserve"> </w:delText>
        </w:r>
      </w:del>
      <w:del w:id="13" w:date="2019-02-28T00:04:42Z" w:author="Achintya Sarkar">
        <w:r>
          <w:rPr>
            <w:color w:val="ff0000"/>
            <w:u w:color="ff0000"/>
            <w:rtl w:val="0"/>
            <w:lang w:val="en-US"/>
          </w:rPr>
          <w:delText xml:space="preserve">One of the limitations with searching and reading thousands of comments and reviews is that they may be </w:delText>
        </w:r>
      </w:del>
      <w:del w:id="14" w:date="2019-02-28T00:04:42Z" w:author="Achintya Sarkar">
        <w:r>
          <w:rPr>
            <w:rtl w:val="0"/>
            <w:lang w:val="en-US"/>
          </w:rPr>
          <w:delText>discrete and analogous</w:delText>
        </w:r>
      </w:del>
      <w:r>
        <w:rPr>
          <w:rtl w:val="0"/>
          <w:lang w:val="en-US"/>
        </w:rPr>
        <w:t xml:space="preserve">. </w:t>
      </w:r>
      <w:ins w:id="15" w:date="2019-02-28T00:06:56Z" w:author="Achintya Sarkar">
        <w:r>
          <w:rPr>
            <w:color w:val="ff0000"/>
            <w:u w:color="ff0000"/>
            <w:rtl w:val="0"/>
            <w:lang w:val="en-US"/>
          </w:rPr>
          <w:t xml:space="preserve">The proposed system </w:t>
        </w:r>
      </w:ins>
      <w:del w:id="16" w:date="2019-02-28T00:06:58Z" w:author="Achintya Sarkar">
        <w:r>
          <w:rPr>
            <w:rtl w:val="0"/>
            <w:lang w:val="en-US"/>
          </w:rPr>
          <w:delText xml:space="preserve">The user </w:delText>
        </w:r>
      </w:del>
      <w:del w:id="17" w:date="2019-02-28T00:06:58Z" w:author="Achintya Sarkar">
        <w:r>
          <w:rPr>
            <w:color w:val="ff0000"/>
            <w:u w:color="ff0000"/>
            <w:rtl w:val="0"/>
            <w:lang w:val="en-US"/>
          </w:rPr>
          <w:delText xml:space="preserve">(due to human limitations) </w:delText>
        </w:r>
      </w:del>
      <w:del w:id="18" w:date="2019-02-28T00:06:58Z" w:author="Achintya Sarkar">
        <w:r>
          <w:rPr>
            <w:rtl w:val="0"/>
            <w:lang w:val="en-US"/>
          </w:rPr>
          <w:delText xml:space="preserve">is not able to search all the sites and all the courses available on a particular topic. </w:delText>
        </w:r>
      </w:del>
      <w:del w:id="19" w:date="2019-02-28T00:06:58Z" w:author="Achintya Sarkar">
        <w:r>
          <w:rPr>
            <w:color w:val="ff0000"/>
            <w:u w:color="ff0000"/>
            <w:rtl w:val="0"/>
            <w:lang w:val="en-US"/>
          </w:rPr>
          <w:delText xml:space="preserve">This gives the potential motivation to design a system </w:delText>
        </w:r>
      </w:del>
      <w:del w:id="20" w:date="2019-02-28T00:06:58Z" w:author="Achintya Sarkar">
        <w:r>
          <w:rPr>
            <w:rtl w:val="0"/>
            <w:lang w:val="en-US"/>
          </w:rPr>
          <w:delText xml:space="preserve">which </w:delText>
        </w:r>
      </w:del>
      <w:r>
        <w:rPr>
          <w:rtl w:val="0"/>
          <w:lang w:val="en-US"/>
        </w:rPr>
        <w:t>maintains a dataset of users and their reviews on different courses on</w:t>
      </w:r>
      <w:ins w:id="21" w:date="2019-02-28T00:05:14Z" w:author="Achintya Sarkar">
        <w:r>
          <w:rPr>
            <w:rtl w:val="0"/>
            <w:lang w:val="en-US"/>
          </w:rPr>
          <w:t xml:space="preserve"> various sites</w:t>
        </w:r>
      </w:ins>
      <w:del w:id="22" w:date="2019-02-28T00:05:10Z" w:author="Achintya Sarkar">
        <w:r>
          <w:rPr>
            <w:rtl w:val="0"/>
            <w:lang w:val="en-US"/>
          </w:rPr>
          <w:delText xml:space="preserve"> different sites</w:delText>
        </w:r>
      </w:del>
      <w:r>
        <w:rPr>
          <w:rtl w:val="0"/>
          <w:lang w:val="en-US"/>
        </w:rPr>
        <w:t>.</w:t>
      </w:r>
    </w:p>
    <w:p>
      <w:pPr>
        <w:pStyle w:val="Body A"/>
        <w:spacing w:before="120" w:after="120" w:line="360" w:lineRule="auto"/>
        <w:jc w:val="both"/>
      </w:pPr>
      <w:r>
        <w:rPr>
          <w:rtl w:val="0"/>
          <w:lang w:val="en-US"/>
        </w:rPr>
        <w:t xml:space="preserve">The proposed system analyzes the best course taken by a similar group of users on the basis of their reviews on the courses [1]. </w:t>
      </w:r>
    </w:p>
    <w:p>
      <w:pPr>
        <w:pStyle w:val="Body"/>
        <w:spacing w:line="360" w:lineRule="auto"/>
        <w:jc w:val="both"/>
        <w:rPr>
          <w:rFonts w:ascii="Times New Roman" w:cs="Times New Roman" w:hAnsi="Times New Roman" w:eastAsia="Times New Roman"/>
          <w:b w:val="1"/>
          <w:bCs w:val="1"/>
          <w:sz w:val="24"/>
          <w:szCs w:val="24"/>
        </w:rPr>
      </w:pPr>
      <w:r>
        <w:drawing>
          <wp:inline distT="0" distB="0" distL="0" distR="0">
            <wp:extent cx="5425441" cy="1386840"/>
            <wp:effectExtent l="0" t="0" r="0" b="0"/>
            <wp:docPr id="1073741825" name="officeArt object" descr="DFD 0.png"/>
            <wp:cNvGraphicFramePr/>
            <a:graphic xmlns:a="http://schemas.openxmlformats.org/drawingml/2006/main">
              <a:graphicData uri="http://schemas.openxmlformats.org/drawingml/2006/picture">
                <pic:pic xmlns:pic="http://schemas.openxmlformats.org/drawingml/2006/picture">
                  <pic:nvPicPr>
                    <pic:cNvPr id="1073741825" name="DFD 0.png" descr="DFD 0.png"/>
                    <pic:cNvPicPr>
                      <a:picLocks noChangeAspect="1"/>
                    </pic:cNvPicPr>
                  </pic:nvPicPr>
                  <pic:blipFill>
                    <a:blip r:embed="rId4">
                      <a:extLst/>
                    </a:blip>
                    <a:stretch>
                      <a:fillRect/>
                    </a:stretch>
                  </pic:blipFill>
                  <pic:spPr>
                    <a:xfrm>
                      <a:off x="0" y="0"/>
                      <a:ext cx="5425441" cy="138684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1: The Level 0 Data Flow Diagram of the Proposed Approach</w:t>
      </w:r>
    </w:p>
    <w:p>
      <w:pPr>
        <w:pStyle w:val="Body A"/>
        <w:spacing w:before="120" w:after="120" w:line="360" w:lineRule="auto"/>
        <w:jc w:val="both"/>
        <w:rPr>
          <w:ins w:id="23" w:date="2019-02-28T00:08:54Z" w:author="Achintya Sarkar"/>
        </w:rPr>
      </w:pPr>
      <w:ins w:id="24" w:date="2019-02-28T00:08:11Z" w:author="Achintya Sarkar">
        <w:r>
          <w:rPr>
            <w:b w:val="1"/>
            <w:bCs w:val="1"/>
            <w:rtl w:val="0"/>
            <w:lang w:val="en-US"/>
          </w:rPr>
          <w:t>The new users are dealt with by making a knowledge base about them</w:t>
        </w:r>
      </w:ins>
      <w:ins w:id="25" w:date="2019-02-28T00:08:11Z" w:author="Achintya Sarkar">
        <w:r>
          <w:rPr>
            <w:b w:val="1"/>
            <w:bCs w:val="1"/>
            <w:sz w:val="20"/>
            <w:szCs w:val="20"/>
            <w:rtl w:val="0"/>
            <w:lang w:val="en-US"/>
          </w:rPr>
          <w:t xml:space="preserve"> . </w:t>
        </w:r>
      </w:ins>
      <w:del w:id="26" w:date="2019-02-28T00:07:38Z" w:author="Achintya Sarkar">
        <w:r>
          <w:rPr>
            <w:color w:val="ff0000"/>
            <w:u w:color="ff0000"/>
            <w:rtl w:val="0"/>
            <w:lang w:val="en-US"/>
          </w:rPr>
          <w:delText xml:space="preserve">The user is then prompted to fill in a questionnaire. In cases of cold start, the user answers are taken as input to find the similar existing users. </w:delText>
        </w:r>
      </w:del>
      <w:r>
        <w:rPr>
          <w:color w:val="ff0000"/>
          <w:u w:color="ff0000"/>
          <w:rtl w:val="0"/>
          <w:lang w:val="en-US"/>
        </w:rPr>
        <w:t xml:space="preserve">The proposed </w:t>
      </w:r>
      <w:ins w:id="27" w:date="2019-02-28T00:11:48Z" w:author="Achintya Sarkar">
        <w:r>
          <w:rPr>
            <w:color w:val="ff0000"/>
            <w:u w:color="ff0000"/>
            <w:rtl w:val="0"/>
            <w:lang w:val="en-US"/>
          </w:rPr>
          <w:t xml:space="preserve">approach </w:t>
        </w:r>
      </w:ins>
      <w:del w:id="28" w:date="2019-02-28T00:11:45Z" w:author="Achintya Sarkar">
        <w:r>
          <w:rPr>
            <w:color w:val="ff0000"/>
            <w:u w:color="ff0000"/>
            <w:rtl w:val="0"/>
            <w:lang w:val="en-US"/>
          </w:rPr>
          <w:delText xml:space="preserve">system </w:delText>
        </w:r>
      </w:del>
      <w:r>
        <w:rPr>
          <w:rtl w:val="0"/>
          <w:lang w:val="en-US"/>
        </w:rPr>
        <w:t xml:space="preserve">then suggests the course </w:t>
      </w:r>
      <w:ins w:id="29" w:date="2019-02-28T00:08:35Z" w:author="Achintya Sarkar">
        <w:r>
          <w:rPr>
            <w:rtl w:val="0"/>
            <w:lang w:val="en-US"/>
          </w:rPr>
          <w:t xml:space="preserve">based on </w:t>
        </w:r>
      </w:ins>
      <w:del w:id="30" w:date="2019-02-28T00:08:31Z" w:author="Achintya Sarkar">
        <w:r>
          <w:rPr>
            <w:rtl w:val="0"/>
            <w:lang w:val="en-US"/>
          </w:rPr>
          <w:delText xml:space="preserve">best </w:delText>
        </w:r>
      </w:del>
      <w:r>
        <w:rPr>
          <w:rtl w:val="0"/>
          <w:lang w:val="en-US"/>
        </w:rPr>
        <w:t>review</w:t>
      </w:r>
      <w:ins w:id="31" w:date="2019-02-28T00:08:39Z" w:author="Achintya Sarkar">
        <w:r>
          <w:rPr>
            <w:rtl w:val="0"/>
            <w:lang w:val="en-US"/>
          </w:rPr>
          <w:t>s</w:t>
        </w:r>
      </w:ins>
      <w:del w:id="32" w:date="2019-02-28T00:08:38Z" w:author="Achintya Sarkar">
        <w:r>
          <w:rPr>
            <w:rtl w:val="0"/>
            <w:lang w:val="en-US"/>
          </w:rPr>
          <w:delText>ed</w:delText>
        </w:r>
      </w:del>
      <w:r>
        <w:rPr>
          <w:rtl w:val="0"/>
          <w:lang w:val="en-US"/>
        </w:rPr>
        <w:t xml:space="preserve"> by the similar group of users.</w:t>
      </w:r>
    </w:p>
    <w:p>
      <w:pPr>
        <w:pStyle w:val="Body A"/>
        <w:spacing w:before="120" w:after="120" w:line="360" w:lineRule="auto"/>
        <w:jc w:val="both"/>
        <w:rPr>
          <w:del w:id="33" w:date="2019-02-28T00:08:20Z" w:author="Achintya Sarkar"/>
        </w:rPr>
      </w:pPr>
    </w:p>
    <w:p>
      <w:pPr>
        <w:pStyle w:val="Body A"/>
        <w:spacing w:before="120" w:after="120" w:line="360" w:lineRule="auto"/>
        <w:jc w:val="both"/>
        <w:rPr>
          <w:del w:id="34" w:date="2019-02-28T00:09:55Z" w:author="Achintya Sarkar"/>
        </w:rPr>
      </w:pPr>
      <w:r>
        <w:rPr>
          <w:rtl w:val="0"/>
          <w:lang w:val="en-US"/>
        </w:rPr>
        <w:t xml:space="preserve">In order to understand the structure of the proposed recommendation a dataflow diagram is presented in Figure 1. It depicts the contextual level DFD which shows </w:t>
      </w:r>
      <w:del w:id="35" w:date="2019-02-28T00:09:09Z" w:author="Achintya Sarkar">
        <w:r>
          <w:rPr>
            <w:color w:val="ff0000"/>
            <w:u w:color="ff0000"/>
            <w:rtl w:val="0"/>
            <w:lang w:val="en-US"/>
          </w:rPr>
          <w:delText xml:space="preserve">complete </w:delText>
        </w:r>
      </w:del>
      <w:r>
        <w:rPr>
          <w:rtl w:val="0"/>
          <w:lang w:val="en-US"/>
        </w:rPr>
        <w:t xml:space="preserve">recommendation system </w:t>
      </w:r>
      <w:ins w:id="36" w:date="2019-02-28T00:09:24Z" w:author="Achintya Sarkar">
        <w:r>
          <w:rPr>
            <w:color w:val="ff0000"/>
            <w:u w:color="ff0000"/>
            <w:rtl w:val="0"/>
            <w:lang w:val="en-US"/>
          </w:rPr>
          <w:t xml:space="preserve">flow of data </w:t>
        </w:r>
      </w:ins>
      <w:del w:id="37" w:date="2019-02-28T00:09:17Z" w:author="Achintya Sarkar">
        <w:r>
          <w:rPr>
            <w:color w:val="ff0000"/>
            <w:u w:color="ff0000"/>
            <w:rtl w:val="0"/>
            <w:lang w:val="en-US"/>
          </w:rPr>
          <w:delText xml:space="preserve">design </w:delText>
        </w:r>
      </w:del>
      <w:r>
        <w:rPr>
          <w:rtl w:val="0"/>
          <w:lang w:val="en-US"/>
        </w:rPr>
        <w:t xml:space="preserve">and emphasizes the way it interacts with external entities. It only contains one process that generalizes the function of the entire system in relationship to external entities. </w:t>
      </w:r>
      <w:del w:id="38" w:date="2019-02-28T00:09:55Z" w:author="Achintya Sarkar">
        <w:r>
          <w:rPr>
            <w:color w:val="ff0000"/>
            <w:u w:color="ff0000"/>
            <w:rtl w:val="0"/>
            <w:lang w:val="en-US"/>
          </w:rPr>
          <w:delText>The implementation of the proposed approach is covered in the subsequent sections with detailed analysis.</w:delText>
        </w:r>
      </w:del>
    </w:p>
    <w:p>
      <w:pPr>
        <w:pStyle w:val="Body A"/>
        <w:spacing w:before="120" w:after="120" w:line="360" w:lineRule="auto"/>
        <w:jc w:val="both"/>
        <w:rPr>
          <w:color w:val="ff0000"/>
          <w:u w:color="ff0000"/>
        </w:rPr>
      </w:pPr>
      <w:r>
        <w:rPr>
          <w:color w:val="ff0000"/>
          <w:u w:color="ff0000"/>
          <w:rtl w:val="0"/>
          <w:lang w:val="en-US"/>
        </w:rPr>
        <w:t>The rest of the paper is organized as follows: section II presents the motivation of the proposed approach. Section III and IV details related work and the proposed framework of the recommendation system. Section V</w:t>
      </w:r>
      <w:r>
        <w:rPr>
          <w:color w:val="ff0000"/>
          <w:u w:color="ff0000"/>
          <w:rtl w:val="0"/>
          <w:lang w:val="en-US"/>
        </w:rPr>
        <w:t>…………………</w:t>
      </w:r>
      <w:r>
        <w:rPr>
          <w:color w:val="ff0000"/>
          <w:u w:color="ff0000"/>
          <w:rtl w:val="0"/>
          <w:lang w:val="en-US"/>
        </w:rPr>
        <w:t>.</w:t>
      </w:r>
    </w:p>
    <w:p>
      <w:pPr>
        <w:pStyle w:val="Body A"/>
        <w:spacing w:before="120" w:after="120" w:line="360" w:lineRule="auto"/>
        <w:jc w:val="both"/>
        <w:rPr>
          <w:color w:val="ff0000"/>
          <w:u w:color="ff0000"/>
        </w:rPr>
      </w:pPr>
    </w:p>
    <w:p>
      <w:pPr>
        <w:pStyle w:val="Body A"/>
        <w:spacing w:before="120" w:after="120" w:line="360" w:lineRule="auto"/>
        <w:jc w:val="both"/>
        <w:rPr>
          <w:color w:val="ff0000"/>
          <w:u w:color="ff0000"/>
        </w:rPr>
      </w:pPr>
    </w:p>
    <w:p>
      <w:pPr>
        <w:pStyle w:val="Body A"/>
        <w:spacing w:before="120" w:after="120" w:line="360" w:lineRule="auto"/>
        <w:jc w:val="both"/>
        <w:rPr>
          <w:color w:val="ff0000"/>
          <w:u w:color="ff0000"/>
        </w:rPr>
      </w:pPr>
    </w:p>
    <w:p>
      <w:pPr>
        <w:pStyle w:val="List Paragraph"/>
        <w:numPr>
          <w:ilvl w:val="0"/>
          <w:numId w:val="3"/>
        </w:numPr>
        <w:bidi w:val="0"/>
        <w:spacing w:line="360" w:lineRule="auto"/>
        <w:ind w:right="0"/>
        <w:jc w:val="both"/>
        <w:rPr>
          <w:b w:val="1"/>
          <w:bCs w:val="1"/>
          <w:sz w:val="24"/>
          <w:szCs w:val="24"/>
          <w:rtl w:val="0"/>
          <w:lang w:val="en-US"/>
        </w:rPr>
      </w:pPr>
      <w:r>
        <w:rPr>
          <w:rFonts w:ascii="Times New Roman" w:hAnsi="Times New Roman"/>
          <w:b w:val="1"/>
          <w:bCs w:val="1"/>
          <w:sz w:val="24"/>
          <w:szCs w:val="24"/>
          <w:rtl w:val="0"/>
          <w:lang w:val="en-US"/>
        </w:rPr>
        <w:t>Motivation</w:t>
      </w:r>
    </w:p>
    <w:p>
      <w:pPr>
        <w:pStyle w:val="Body"/>
        <w:spacing w:before="120" w:after="120" w:line="360" w:lineRule="auto"/>
        <w:jc w:val="both"/>
      </w:pPr>
      <w:r>
        <w:rPr>
          <w:rFonts w:ascii="Times New Roman" w:hAnsi="Times New Roman"/>
          <w:color w:val="000000"/>
          <w:sz w:val="24"/>
          <w:szCs w:val="24"/>
          <w:u w:color="000000"/>
          <w:rtl w:val="0"/>
          <w:lang w:val="en-US"/>
        </w:rPr>
        <w:t>The proposed approach</w:t>
      </w:r>
      <w:r>
        <w:rPr>
          <w:rFonts w:ascii="Times New Roman" w:hAnsi="Times New Roman"/>
          <w:sz w:val="24"/>
          <w:szCs w:val="24"/>
          <w:rtl w:val="0"/>
        </w:rPr>
        <w:t xml:space="preserve"> </w:t>
      </w:r>
      <w:ins w:id="39" w:date="2019-02-28T00:12:08Z" w:author="Achintya Sarkar">
        <w:r>
          <w:rPr>
            <w:rFonts w:ascii="Times New Roman" w:hAnsi="Times New Roman"/>
            <w:color w:val="ff0000"/>
            <w:sz w:val="24"/>
            <w:szCs w:val="24"/>
            <w:u w:color="ff0000"/>
            <w:rtl w:val="0"/>
            <w:lang w:val="en-US"/>
          </w:rPr>
          <w:t xml:space="preserve">suggests </w:t>
        </w:r>
      </w:ins>
      <w:del w:id="40" w:date="2019-02-28T00:12:06Z" w:author="Achintya Sarkar">
        <w:r>
          <w:rPr>
            <w:rFonts w:ascii="Times New Roman" w:hAnsi="Times New Roman"/>
            <w:color w:val="ff0000"/>
            <w:sz w:val="24"/>
            <w:szCs w:val="24"/>
            <w:u w:color="ff0000"/>
            <w:rtl w:val="0"/>
            <w:lang w:val="en-US"/>
          </w:rPr>
          <w:delText xml:space="preserve">aims at suggesting </w:delText>
        </w:r>
      </w:del>
      <w:r>
        <w:rPr>
          <w:rFonts w:ascii="Times New Roman" w:hAnsi="Times New Roman"/>
          <w:color w:val="000000"/>
          <w:sz w:val="24"/>
          <w:szCs w:val="24"/>
          <w:u w:color="000000"/>
          <w:rtl w:val="0"/>
          <w:lang w:val="en-US"/>
        </w:rPr>
        <w:t>an optimum course for each student separately. This would giv</w:t>
      </w:r>
      <w:r>
        <w:rPr>
          <w:rFonts w:ascii="Times New Roman" w:hAnsi="Times New Roman"/>
          <w:sz w:val="24"/>
          <w:szCs w:val="24"/>
          <w:rtl w:val="0"/>
          <w:lang w:val="en-US"/>
        </w:rPr>
        <w:t>e each</w:t>
      </w:r>
      <w:r>
        <w:rPr>
          <w:rFonts w:ascii="Times New Roman" w:hAnsi="Times New Roman"/>
          <w:color w:val="000000"/>
          <w:sz w:val="24"/>
          <w:szCs w:val="24"/>
          <w:u w:color="000000"/>
          <w:rtl w:val="0"/>
          <w:lang w:val="en-US"/>
        </w:rPr>
        <w:t xml:space="preserve"> user (student) the flexibility to try new </w:t>
      </w:r>
      <w:r>
        <w:rPr>
          <w:rFonts w:ascii="Times New Roman" w:hAnsi="Times New Roman"/>
          <w:sz w:val="24"/>
          <w:szCs w:val="24"/>
          <w:rtl w:val="0"/>
          <w:lang w:val="en-US"/>
        </w:rPr>
        <w:t>courses</w:t>
      </w:r>
      <w:r>
        <w:rPr>
          <w:rFonts w:ascii="Times New Roman" w:hAnsi="Times New Roman"/>
          <w:color w:val="000000"/>
          <w:sz w:val="24"/>
          <w:szCs w:val="24"/>
          <w:u w:color="000000"/>
          <w:rtl w:val="0"/>
          <w:lang w:val="en-US"/>
        </w:rPr>
        <w:t xml:space="preserve">, which </w:t>
      </w:r>
      <w:r>
        <w:rPr>
          <w:rFonts w:ascii="Times New Roman" w:hAnsi="Times New Roman"/>
          <w:sz w:val="24"/>
          <w:szCs w:val="24"/>
          <w:rtl w:val="0"/>
          <w:lang w:val="en-US"/>
        </w:rPr>
        <w:t>he/she would</w:t>
      </w:r>
      <w:r>
        <w:rPr>
          <w:rFonts w:ascii="Times New Roman" w:hAnsi="Times New Roman"/>
          <w:color w:val="000000"/>
          <w:sz w:val="24"/>
          <w:szCs w:val="24"/>
          <w:u w:color="000000"/>
          <w:rtl w:val="0"/>
          <w:lang w:val="en-US"/>
        </w:rPr>
        <w:t xml:space="preserve"> be able to complete within the</w:t>
      </w:r>
      <w:r>
        <w:rPr>
          <w:rFonts w:ascii="Times New Roman" w:hAnsi="Times New Roman"/>
          <w:sz w:val="24"/>
          <w:szCs w:val="24"/>
          <w:rtl w:val="0"/>
          <w:lang w:val="en-US"/>
        </w:rPr>
        <w:t xml:space="preserve"> stipulated</w:t>
      </w:r>
      <w:r>
        <w:rPr>
          <w:rFonts w:ascii="Times New Roman" w:hAnsi="Times New Roman"/>
          <w:color w:val="000000"/>
          <w:sz w:val="24"/>
          <w:szCs w:val="24"/>
          <w:u w:color="000000"/>
          <w:rtl w:val="0"/>
          <w:lang w:val="en-US"/>
        </w:rPr>
        <w:t xml:space="preserve"> time and would help the</w:t>
      </w:r>
      <w:r>
        <w:rPr>
          <w:rFonts w:ascii="Times New Roman" w:hAnsi="Times New Roman"/>
          <w:sz w:val="24"/>
          <w:szCs w:val="24"/>
          <w:rtl w:val="0"/>
          <w:lang w:val="en-US"/>
        </w:rPr>
        <w:t xml:space="preserve"> user</w:t>
      </w:r>
      <w:r>
        <w:rPr>
          <w:rFonts w:ascii="Times New Roman" w:hAnsi="Times New Roman"/>
          <w:color w:val="000000"/>
          <w:sz w:val="24"/>
          <w:szCs w:val="24"/>
          <w:u w:color="000000"/>
          <w:rtl w:val="0"/>
          <w:lang w:val="en-US"/>
        </w:rPr>
        <w:t xml:space="preserve"> to gai</w:t>
      </w:r>
      <w:r>
        <w:rPr>
          <w:rFonts w:ascii="Times New Roman" w:hAnsi="Times New Roman"/>
          <w:sz w:val="24"/>
          <w:szCs w:val="24"/>
          <w:rtl w:val="0"/>
          <w:lang w:val="en-US"/>
        </w:rPr>
        <w:t>n knowledge using these courses. The user will be able to access the course with confidence without conceiving</w:t>
      </w:r>
      <w:r>
        <w:rPr>
          <w:rFonts w:ascii="Times New Roman" w:hAnsi="Times New Roman"/>
          <w:color w:val="000000"/>
          <w:sz w:val="24"/>
          <w:szCs w:val="24"/>
          <w:u w:color="000000"/>
          <w:rtl w:val="0"/>
          <w:lang w:val="en-US"/>
        </w:rPr>
        <w:t xml:space="preserve"> whether the suggested course would be too easy or too difficult for him/her to understand. This system would</w:t>
      </w:r>
      <w:r>
        <w:rPr>
          <w:rFonts w:ascii="Times New Roman" w:hAnsi="Times New Roman"/>
          <w:sz w:val="24"/>
          <w:szCs w:val="24"/>
          <w:rtl w:val="0"/>
          <w:lang w:val="en-US"/>
        </w:rPr>
        <w:t xml:space="preserve"> also</w:t>
      </w:r>
      <w:r>
        <w:rPr>
          <w:rFonts w:ascii="Times New Roman" w:hAnsi="Times New Roman"/>
          <w:color w:val="000000"/>
          <w:sz w:val="24"/>
          <w:szCs w:val="24"/>
          <w:u w:color="000000"/>
          <w:rtl w:val="0"/>
          <w:lang w:val="en-US"/>
        </w:rPr>
        <w:t xml:space="preserve"> save the time of user which could otherwise</w:t>
      </w:r>
      <w:r>
        <w:rPr>
          <w:rFonts w:ascii="Times New Roman" w:hAnsi="Times New Roman"/>
          <w:sz w:val="24"/>
          <w:szCs w:val="24"/>
          <w:rtl w:val="0"/>
          <w:lang w:val="en-US"/>
        </w:rPr>
        <w:t xml:space="preserve"> have</w:t>
      </w:r>
      <w:r>
        <w:rPr>
          <w:rFonts w:ascii="Times New Roman" w:hAnsi="Times New Roman"/>
          <w:color w:val="000000"/>
          <w:sz w:val="24"/>
          <w:szCs w:val="24"/>
          <w:u w:color="000000"/>
          <w:rtl w:val="0"/>
          <w:lang w:val="en-US"/>
        </w:rPr>
        <w:t xml:space="preserve"> been lost due to sheer number of online courses available on the internet. </w:t>
      </w:r>
    </w:p>
    <w:p>
      <w:pPr>
        <w:pStyle w:val="Body A"/>
        <w:bidi w:val="0"/>
        <w:spacing w:before="120" w:after="120" w:line="360" w:lineRule="auto"/>
        <w:ind w:left="0" w:right="0" w:firstLine="0"/>
        <w:jc w:val="both"/>
        <w:rPr>
          <w:b w:val="1"/>
          <w:bCs w:val="1"/>
          <w:rtl w:val="0"/>
        </w:rPr>
      </w:pPr>
    </w:p>
    <w:p>
      <w:pPr>
        <w:pStyle w:val="Body A"/>
        <w:bidi w:val="0"/>
        <w:spacing w:before="120" w:after="120" w:line="360" w:lineRule="auto"/>
        <w:ind w:left="0" w:right="0" w:firstLine="0"/>
        <w:jc w:val="both"/>
        <w:rPr>
          <w:b w:val="1"/>
          <w:bCs w:val="1"/>
          <w:rtl w:val="0"/>
        </w:rPr>
      </w:pPr>
    </w:p>
    <w:p>
      <w:pPr>
        <w:pStyle w:val="Body A"/>
        <w:bidi w:val="0"/>
        <w:spacing w:before="120" w:after="120" w:line="360" w:lineRule="auto"/>
        <w:ind w:left="0" w:right="0" w:firstLine="0"/>
        <w:jc w:val="both"/>
        <w:rPr>
          <w:b w:val="1"/>
          <w:bCs w:val="1"/>
          <w:rtl w:val="0"/>
        </w:rPr>
      </w:pPr>
    </w:p>
    <w:p>
      <w:pPr>
        <w:pStyle w:val="Body A"/>
        <w:numPr>
          <w:ilvl w:val="0"/>
          <w:numId w:val="4"/>
        </w:numPr>
        <w:bidi w:val="0"/>
        <w:spacing w:before="120" w:after="120" w:line="360" w:lineRule="auto"/>
        <w:ind w:right="0"/>
        <w:jc w:val="both"/>
        <w:rPr>
          <w:b w:val="1"/>
          <w:bCs w:val="1"/>
          <w:rtl w:val="0"/>
          <w:lang w:val="en-US"/>
        </w:rPr>
      </w:pPr>
      <w:r>
        <w:rPr>
          <w:b w:val="1"/>
          <w:bCs w:val="1"/>
          <w:rtl w:val="0"/>
          <w:lang w:val="en-US"/>
        </w:rPr>
        <w:t>Related Work</w:t>
      </w: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 xml:space="preserve">Recommendations in the field of education has been a phenomena in the last decade . The volume of e learning content has grown exponentially and so has the parallel research for efficiently learning new concepts and subjects. </w:t>
      </w: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 xml:space="preserve">In the last years a number of works have focused on the use of data mining and machine learning techniques in the context of educational environment for instance  </w:t>
      </w: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Educationally Adaptive HyperMedia (EAH)[9]. These techniques are used by online courses to discover patterns which can be helpful in making the courses better for professors and students.</w:t>
      </w:r>
    </w:p>
    <w:p>
      <w:pPr>
        <w:pStyle w:val="Body"/>
        <w:bidi w:val="0"/>
        <w:spacing w:after="0" w:line="360" w:lineRule="auto"/>
        <w:ind w:left="0" w:right="0" w:firstLine="0"/>
        <w:jc w:val="both"/>
        <w:rPr>
          <w:rFonts w:ascii="Helvetica Neue" w:cs="Helvetica Neue" w:hAnsi="Helvetica Neue" w:eastAsia="Helvetica Neue"/>
          <w:sz w:val="24"/>
          <w:szCs w:val="24"/>
          <w:rtl w:val="0"/>
        </w:rPr>
      </w:pP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Much research has also been done on recommendation models based on the feedback data gathered from  student</w:t>
      </w:r>
      <w:r>
        <w:rPr>
          <w:rFonts w:ascii="Helvetica Neue" w:hAnsi="Helvetica Neue" w:hint="default"/>
          <w:sz w:val="24"/>
          <w:szCs w:val="24"/>
          <w:rtl w:val="0"/>
          <w:lang w:val="en-US"/>
        </w:rPr>
        <w:t>’</w:t>
      </w:r>
      <w:r>
        <w:rPr>
          <w:rFonts w:ascii="Helvetica Neue" w:hAnsi="Helvetica Neue"/>
          <w:sz w:val="24"/>
          <w:szCs w:val="24"/>
          <w:rtl w:val="0"/>
          <w:lang w:val="en-US"/>
        </w:rPr>
        <w:t>s assesment of courses[9] relevant to their career goals . Along with this many authors have also researched in the field of encouraging users</w:t>
      </w:r>
      <w:r>
        <w:rPr>
          <w:rFonts w:ascii="Helvetica Neue" w:hAnsi="Helvetica Neue" w:hint="default"/>
          <w:sz w:val="24"/>
          <w:szCs w:val="24"/>
          <w:rtl w:val="0"/>
          <w:lang w:val="en-US"/>
        </w:rPr>
        <w:t>’</w:t>
      </w:r>
      <w:r>
        <w:rPr>
          <w:rFonts w:ascii="Helvetica Neue" w:hAnsi="Helvetica Neue"/>
          <w:sz w:val="24"/>
          <w:szCs w:val="24"/>
          <w:rtl w:val="0"/>
          <w:lang w:val="en-US"/>
        </w:rPr>
        <w:t xml:space="preserve">s contribution[10] in getting recommendation for the choice they might take. </w:t>
      </w:r>
    </w:p>
    <w:p>
      <w:pPr>
        <w:pStyle w:val="Body"/>
        <w:bidi w:val="0"/>
        <w:spacing w:after="0" w:line="360" w:lineRule="auto"/>
        <w:ind w:left="0" w:right="0" w:firstLine="0"/>
        <w:jc w:val="both"/>
        <w:rPr>
          <w:rFonts w:ascii="Helvetica Neue" w:cs="Helvetica Neue" w:hAnsi="Helvetica Neue" w:eastAsia="Helvetica Neue"/>
          <w:sz w:val="24"/>
          <w:szCs w:val="24"/>
          <w:rtl w:val="0"/>
        </w:rPr>
      </w:pP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Many authors have also analysed the application of data mining techniques to recommender System . Some of which have been dealing with a reward based system so as to increase a user</w:t>
      </w:r>
      <w:r>
        <w:rPr>
          <w:rFonts w:ascii="Helvetica Neue" w:hAnsi="Helvetica Neue" w:hint="default"/>
          <w:sz w:val="24"/>
          <w:szCs w:val="24"/>
          <w:rtl w:val="0"/>
          <w:lang w:val="en-US"/>
        </w:rPr>
        <w:t>’</w:t>
      </w:r>
      <w:r>
        <w:rPr>
          <w:rFonts w:ascii="Helvetica Neue" w:hAnsi="Helvetica Neue"/>
          <w:sz w:val="24"/>
          <w:szCs w:val="24"/>
          <w:rtl w:val="0"/>
          <w:lang w:val="en-US"/>
        </w:rPr>
        <w:t xml:space="preserve">s contribution[10] .Others have been based on collaborative and hybrid techniques of classification . </w:t>
      </w:r>
    </w:p>
    <w:p>
      <w:pPr>
        <w:pStyle w:val="Body"/>
        <w:bidi w:val="0"/>
        <w:spacing w:after="0" w:line="360" w:lineRule="auto"/>
        <w:ind w:left="0" w:right="0" w:firstLine="0"/>
        <w:jc w:val="both"/>
        <w:rPr>
          <w:rFonts w:ascii="Helvetica Neue" w:cs="Helvetica Neue" w:hAnsi="Helvetica Neue" w:eastAsia="Helvetica Neue"/>
          <w:sz w:val="24"/>
          <w:szCs w:val="24"/>
          <w:rtl w:val="0"/>
        </w:rPr>
      </w:pPr>
    </w:p>
    <w:p>
      <w:pPr>
        <w:pStyle w:val="Body"/>
        <w:bidi w:val="0"/>
        <w:spacing w:after="0" w:line="360" w:lineRule="auto"/>
        <w:ind w:left="0" w:right="0" w:firstLine="0"/>
        <w:jc w:val="both"/>
        <w:rPr>
          <w:rFonts w:ascii="Helvetica Neue" w:cs="Helvetica Neue" w:hAnsi="Helvetica Neue" w:eastAsia="Helvetica Neue"/>
          <w:sz w:val="24"/>
          <w:szCs w:val="24"/>
          <w:rtl w:val="0"/>
        </w:rPr>
      </w:pPr>
      <w:r>
        <w:rPr>
          <w:rFonts w:ascii="Helvetica Neue" w:hAnsi="Helvetica Neue"/>
          <w:sz w:val="24"/>
          <w:szCs w:val="24"/>
          <w:rtl w:val="0"/>
          <w:lang w:val="en-US"/>
        </w:rPr>
        <w:t>In the proposed approach the task of finding similar users  is done using cosine similarity distance and applying the hierarchal clustering model[5] . This approach has shown to be of greater accuracy than a knowledge base approach where mean of values are taken without considering the context of courses the users have done earlier . The dataset of users and the courses they have taken  has led to the requirement of  sentiment analysis and hence the proposed approach is specific for the collaborative recommender system  use case .</w:t>
      </w:r>
    </w:p>
    <w:p>
      <w:pPr>
        <w:pStyle w:val="Body"/>
        <w:bidi w:val="0"/>
        <w:spacing w:after="0" w:line="240" w:lineRule="auto"/>
        <w:ind w:left="0" w:right="0" w:firstLine="0"/>
        <w:jc w:val="both"/>
        <w:rPr>
          <w:rFonts w:ascii="Times New Roman" w:cs="Times New Roman" w:hAnsi="Times New Roman" w:eastAsia="Times New Roman"/>
          <w:sz w:val="24"/>
          <w:szCs w:val="24"/>
          <w:rtl w:val="0"/>
        </w:rPr>
      </w:pPr>
    </w:p>
    <w:p>
      <w:pPr>
        <w:pStyle w:val="Body A"/>
        <w:spacing w:before="120" w:after="120" w:line="360" w:lineRule="auto"/>
        <w:jc w:val="both"/>
        <w:rPr>
          <w:b w:val="1"/>
          <w:bCs w:val="1"/>
        </w:rPr>
      </w:pPr>
    </w:p>
    <w:p>
      <w:pPr>
        <w:pStyle w:val="Body A"/>
        <w:spacing w:before="120" w:after="120" w:line="360" w:lineRule="auto"/>
        <w:jc w:val="both"/>
        <w:rPr>
          <w:b w:val="1"/>
          <w:bCs w:val="1"/>
        </w:rPr>
      </w:pPr>
    </w:p>
    <w:p>
      <w:pPr>
        <w:pStyle w:val="Body A"/>
        <w:spacing w:before="120" w:after="120" w:line="360" w:lineRule="auto"/>
        <w:jc w:val="both"/>
        <w:rPr>
          <w:b w:val="1"/>
          <w:bCs w:val="1"/>
        </w:rPr>
      </w:pPr>
    </w:p>
    <w:p>
      <w:pPr>
        <w:pStyle w:val="Body A"/>
        <w:spacing w:before="120" w:after="120" w:line="360" w:lineRule="auto"/>
        <w:jc w:val="both"/>
        <w:rPr>
          <w:b w:val="1"/>
          <w:bCs w:val="1"/>
        </w:rPr>
      </w:pPr>
    </w:p>
    <w:p>
      <w:pPr>
        <w:pStyle w:val="List Paragraph"/>
        <w:numPr>
          <w:ilvl w:val="0"/>
          <w:numId w:val="3"/>
        </w:numPr>
        <w:bidi w:val="0"/>
        <w:spacing w:line="360" w:lineRule="auto"/>
        <w:ind w:right="0"/>
        <w:jc w:val="both"/>
        <w:rPr>
          <w:b w:val="1"/>
          <w:bCs w:val="1"/>
          <w:sz w:val="24"/>
          <w:szCs w:val="24"/>
          <w:rtl w:val="0"/>
          <w:lang w:val="en-US"/>
        </w:rPr>
      </w:pPr>
      <w:r>
        <w:rPr>
          <w:rFonts w:ascii="Times New Roman" w:hAnsi="Times New Roman"/>
          <w:b w:val="1"/>
          <w:bCs w:val="1"/>
          <w:sz w:val="24"/>
          <w:szCs w:val="24"/>
          <w:rtl w:val="0"/>
          <w:lang w:val="en-US"/>
        </w:rPr>
        <w:t xml:space="preserve">Proposed Framework </w:t>
      </w:r>
      <w:r>
        <w:rPr>
          <w:rFonts w:ascii="Times New Roman" w:hAnsi="Times New Roman"/>
          <w:b w:val="1"/>
          <w:bCs w:val="1"/>
          <w:color w:val="000000"/>
          <w:sz w:val="24"/>
          <w:szCs w:val="24"/>
          <w:u w:color="000000"/>
          <w:rtl w:val="0"/>
          <w:lang w:val="en-US"/>
        </w:rPr>
        <w:t xml:space="preserve"> </w:t>
      </w:r>
    </w:p>
    <w:p>
      <w:pPr>
        <w:pStyle w:val="Body"/>
        <w:spacing w:line="360" w:lineRule="auto"/>
        <w:jc w:val="both"/>
        <w:rPr>
          <w:rFonts w:ascii="Calibri" w:cs="Calibri" w:hAnsi="Calibri" w:eastAsia="Calibri"/>
          <w:b w:val="1"/>
          <w:bCs w:val="1"/>
        </w:rPr>
      </w:pPr>
      <w:r>
        <w:rPr>
          <w:rFonts w:ascii="Times New Roman" w:hAnsi="Times New Roman"/>
          <w:color w:val="000000"/>
          <w:sz w:val="24"/>
          <w:szCs w:val="24"/>
          <w:u w:color="000000"/>
          <w:rtl w:val="0"/>
          <w:lang w:val="en-US"/>
        </w:rPr>
        <w:t>Course recommendation is a special project taking into consideration the problems a student goes through in his/her daily life</w:t>
      </w:r>
      <w:ins w:id="41" w:date="2019-02-28T00:14:48Z" w:author="Achintya Sarkar">
        <w:r>
          <w:rPr>
            <w:rFonts w:ascii="Times New Roman" w:hAnsi="Times New Roman"/>
            <w:color w:val="000000"/>
            <w:sz w:val="24"/>
            <w:szCs w:val="24"/>
            <w:u w:color="000000"/>
            <w:rtl w:val="0"/>
            <w:lang w:val="en-US"/>
          </w:rPr>
          <w:t xml:space="preserve"> ,</w:t>
        </w:r>
      </w:ins>
      <w:del w:id="42" w:date="2019-02-28T00:14:44Z" w:author="Achintya Sarkar">
        <w:r>
          <w:rPr>
            <w:rFonts w:ascii="Times New Roman" w:hAnsi="Times New Roman"/>
            <w:color w:val="000000"/>
            <w:sz w:val="24"/>
            <w:szCs w:val="24"/>
            <w:u w:color="000000"/>
            <w:rtl w:val="0"/>
            <w:lang w:val="en-US"/>
          </w:rPr>
          <w:delText xml:space="preserve">, by fixing </w:delText>
        </w:r>
      </w:del>
      <w:r>
        <w:rPr>
          <w:rFonts w:ascii="Times New Roman" w:hAnsi="Times New Roman"/>
          <w:color w:val="000000"/>
          <w:sz w:val="24"/>
          <w:szCs w:val="24"/>
          <w:u w:color="000000"/>
          <w:rtl w:val="0"/>
        </w:rPr>
        <w:t xml:space="preserve">it </w:t>
      </w:r>
      <w:del w:id="43" w:date="2019-02-28T00:14:52Z" w:author="Achintya Sarkar">
        <w:r>
          <w:rPr>
            <w:rFonts w:ascii="Times New Roman" w:hAnsi="Times New Roman"/>
            <w:color w:val="000000"/>
            <w:sz w:val="24"/>
            <w:szCs w:val="24"/>
            <w:u w:color="000000"/>
            <w:rtl w:val="0"/>
            <w:lang w:val="en-US"/>
          </w:rPr>
          <w:delText xml:space="preserve">and </w:delText>
        </w:r>
      </w:del>
      <w:r>
        <w:rPr>
          <w:rFonts w:ascii="Times New Roman" w:hAnsi="Times New Roman"/>
          <w:color w:val="000000"/>
          <w:sz w:val="24"/>
          <w:szCs w:val="24"/>
          <w:u w:color="000000"/>
          <w:rtl w:val="0"/>
          <w:lang w:val="en-US"/>
        </w:rPr>
        <w:t>can be used by any student with a keen interest to learn and grow.</w:t>
      </w:r>
    </w:p>
    <w:p>
      <w:pPr>
        <w:pStyle w:val="Body"/>
        <w:spacing w:before="120" w:after="120" w:line="360" w:lineRule="auto"/>
        <w:jc w:val="both"/>
        <w:rPr>
          <w:del w:id="44" w:date="2019-02-28T00:15:53Z" w:author="Achintya Sarka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 xml:space="preserve">The course recommender is one of the most powerful tools a student can get his hands on, it is one of the tools that is a game changer in terms of being effective and providing </w:t>
      </w:r>
      <w:ins w:id="45" w:date="2019-02-28T00:15:47Z" w:author="Achintya Sarkar">
        <w:r>
          <w:rPr>
            <w:rFonts w:ascii="Times New Roman" w:hAnsi="Times New Roman"/>
            <w:color w:val="000000"/>
            <w:sz w:val="24"/>
            <w:szCs w:val="24"/>
            <w:u w:color="000000"/>
            <w:rtl w:val="0"/>
            <w:lang w:val="en-US"/>
          </w:rPr>
          <w:t xml:space="preserve">suggestions to </w:t>
        </w:r>
      </w:ins>
      <w:del w:id="46" w:date="2019-02-28T00:15:34Z" w:author="Achintya Sarkar">
        <w:r>
          <w:rPr>
            <w:rFonts w:ascii="Times New Roman" w:hAnsi="Times New Roman"/>
            <w:color w:val="ff0000"/>
            <w:sz w:val="24"/>
            <w:szCs w:val="24"/>
            <w:u w:color="000000"/>
            <w:rtl w:val="0"/>
            <w:lang w:val="en-US"/>
          </w:rPr>
          <w:delText xml:space="preserve">results to </w:delText>
        </w:r>
      </w:del>
      <w:r>
        <w:rPr>
          <w:rFonts w:ascii="Times New Roman" w:hAnsi="Times New Roman"/>
          <w:color w:val="ff0000"/>
          <w:sz w:val="24"/>
          <w:szCs w:val="24"/>
          <w:u w:color="000000"/>
          <w:rtl w:val="0"/>
          <w:lang w:val="en-US"/>
        </w:rPr>
        <w:t xml:space="preserve">the student. </w:t>
      </w:r>
      <w:del w:id="47" w:date="2019-02-28T00:15:53Z" w:author="Achintya Sarkar">
        <w:r>
          <w:rPr>
            <w:rFonts w:ascii="Times New Roman" w:hAnsi="Times New Roman"/>
            <w:color w:val="ff0000"/>
            <w:sz w:val="24"/>
            <w:szCs w:val="24"/>
            <w:u w:color="000000"/>
            <w:rtl w:val="0"/>
            <w:lang w:val="en-US"/>
          </w:rPr>
          <w:delText xml:space="preserve">This helps the student/user to utilize his time effectively. </w:delText>
        </w:r>
      </w:del>
      <w:del w:id="48" w:date="2019-02-28T00:15:53Z" w:author="Achintya Sarkar">
        <w:r>
          <w:rPr>
            <w:rFonts w:ascii="Times New Roman" w:hAnsi="Times New Roman"/>
            <w:color w:val="000000"/>
            <w:sz w:val="24"/>
            <w:szCs w:val="24"/>
            <w:u w:color="000000"/>
            <w:rtl w:val="0"/>
          </w:rPr>
          <w:delText xml:space="preserve"> </w:delText>
        </w:r>
      </w:del>
    </w:p>
    <w:p>
      <w:pPr>
        <w:pStyle w:val="Body"/>
        <w:spacing w:before="120" w:after="120" w:line="360" w:lineRule="auto"/>
        <w:jc w:val="both"/>
      </w:pPr>
      <w:r>
        <w:rPr>
          <w:rFonts w:ascii="Times New Roman" w:hAnsi="Times New Roman"/>
          <w:color w:val="000000"/>
          <w:sz w:val="24"/>
          <w:szCs w:val="24"/>
          <w:u w:color="000000"/>
          <w:rtl w:val="0"/>
          <w:lang w:val="en-US"/>
        </w:rPr>
        <w:t>Course Recommendation System is necessary as many e learning courses are available online and the proposed system would be beneficial for the students looking to gain knowledge in optimised manner</w:t>
      </w:r>
      <w:commentRangeStart w:id="49"/>
      <w:commentRangeStart w:id="50"/>
      <w:del w:id="51" w:date="2019-02-27T23:34:48Z" w:author="Achintya Sarkar">
        <w:r>
          <w:rPr>
            <w:rFonts w:ascii="Times New Roman" w:hAnsi="Times New Roman"/>
            <w:color w:val="000000"/>
            <w:sz w:val="24"/>
            <w:szCs w:val="24"/>
            <w:u w:color="000000"/>
            <w:rtl w:val="0"/>
            <w:lang w:val="en-US"/>
          </w:rPr>
          <w:delText>As  students  know how big the web really is and in this ocean  of  information  finding  the one course that they  need is too tough and going through numerous pages to find the best course is not  that effective approach so the proposed approach tackles  this daily problem and creates the  course recommendation system[1]</w:delText>
        </w:r>
      </w:del>
      <w:r>
        <w:rPr>
          <w:rFonts w:ascii="Times New Roman" w:hAnsi="Times New Roman"/>
          <w:color w:val="000000"/>
          <w:sz w:val="24"/>
          <w:szCs w:val="24"/>
          <w:u w:color="000000"/>
          <w:rtl w:val="0"/>
        </w:rPr>
        <w:t xml:space="preserve">. </w:t>
      </w:r>
      <w:commentRangeEnd w:id="49"/>
      <w:r>
        <w:commentReference w:id="49"/>
      </w:r>
      <w:commentRangeEnd w:id="50"/>
      <w:r>
        <w:commentReference w:id="50"/>
      </w:r>
      <w:r>
        <w:rPr>
          <w:rFonts w:ascii="Times New Roman" w:hAnsi="Times New Roman"/>
          <w:color w:val="000000"/>
          <w:sz w:val="24"/>
          <w:szCs w:val="24"/>
          <w:u w:color="000000"/>
          <w:rtl w:val="0"/>
          <w:lang w:val="en-US"/>
        </w:rPr>
        <w:t xml:space="preserve">A student can </w:t>
      </w:r>
      <w:commentRangeStart w:id="52"/>
      <w:commentRangeStart w:id="53"/>
      <w:del w:id="54" w:date="2019-02-27T23:36:47Z" w:author="Achintya Sarkar">
        <w:r>
          <w:rPr>
            <w:rFonts w:ascii="Times New Roman" w:hAnsi="Times New Roman"/>
            <w:color w:val="000000"/>
            <w:sz w:val="24"/>
            <w:szCs w:val="24"/>
            <w:u w:color="000000"/>
            <w:rtl w:val="0"/>
          </w:rPr>
          <w:delText>To</w:delText>
        </w:r>
      </w:del>
      <w:commentRangeEnd w:id="52"/>
      <w:r>
        <w:commentReference w:id="52"/>
      </w:r>
      <w:commentRangeEnd w:id="53"/>
      <w:r>
        <w:commentReference w:id="53"/>
      </w:r>
      <w:del w:id="55" w:date="2019-02-27T23:36:47Z" w:author="Achintya Sarkar">
        <w:r>
          <w:rPr>
            <w:rFonts w:ascii="Times New Roman" w:hAnsi="Times New Roman"/>
            <w:color w:val="000000"/>
            <w:sz w:val="24"/>
            <w:szCs w:val="24"/>
            <w:u w:color="000000"/>
            <w:rtl w:val="0"/>
          </w:rPr>
          <w:delText xml:space="preserve"> </w:delText>
        </w:r>
      </w:del>
      <w:r>
        <w:rPr>
          <w:rFonts w:ascii="Times New Roman" w:hAnsi="Times New Roman"/>
          <w:color w:val="000000"/>
          <w:sz w:val="24"/>
          <w:szCs w:val="24"/>
          <w:u w:color="000000"/>
          <w:rtl w:val="0"/>
          <w:lang w:val="en-US"/>
        </w:rPr>
        <w:t xml:space="preserve">learn new things </w:t>
      </w:r>
      <w:r>
        <w:rPr>
          <w:rFonts w:ascii="Times New Roman" w:hAnsi="Times New Roman"/>
          <w:color w:val="000000"/>
          <w:sz w:val="24"/>
          <w:szCs w:val="24"/>
          <w:u w:color="000000"/>
          <w:rtl w:val="0"/>
          <w:lang w:val="en-US"/>
        </w:rPr>
        <w:t xml:space="preserve">from </w:t>
      </w:r>
      <w:del w:id="56" w:date="2019-02-27T23:37:11Z" w:author="Achintya Sarkar">
        <w:r>
          <w:rPr>
            <w:rFonts w:ascii="Times New Roman" w:hAnsi="Times New Roman"/>
            <w:color w:val="000000"/>
            <w:sz w:val="24"/>
            <w:szCs w:val="24"/>
            <w:u w:color="000000"/>
            <w:rtl w:val="0"/>
            <w:lang w:val="en-US"/>
          </w:rPr>
          <w:delText xml:space="preserve">there are </w:delText>
        </w:r>
      </w:del>
      <w:r>
        <w:rPr>
          <w:rFonts w:ascii="Times New Roman" w:hAnsi="Times New Roman"/>
          <w:color w:val="000000"/>
          <w:sz w:val="24"/>
          <w:szCs w:val="24"/>
          <w:u w:color="000000"/>
          <w:rtl w:val="0"/>
          <w:lang w:val="en-US"/>
        </w:rPr>
        <w:t>multiple websites like Udemy, Coursera etc. Where one can search the course they want that</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fine but how to know which one is the best they don</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t know every website that is there they  have not gone through all the courses present at that website. Ratings can be deceiving and so many courses have so many ratings [5] which among them is for you so the proposed project has been  created. This project provides the one with the best course for them in the whole of the internet which will give you the best result there is.</w:t>
      </w:r>
    </w:p>
    <w:p>
      <w:pPr>
        <w:pStyle w:val="Body"/>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proposed algorithm also considers how well versed the user is with the subject and also keeps in consideration their older courses taken to recommend the best course there because being a smart worker is always better than being a hard worker. The recommended courses can be paid or free.</w:t>
      </w:r>
      <w:r>
        <w:rPr>
          <w:rFonts w:ascii="Times New Roman" w:hAnsi="Times New Roman"/>
          <w:color w:val="000000"/>
          <w:sz w:val="24"/>
          <w:szCs w:val="24"/>
          <w:u w:color="000000"/>
          <w:rtl w:val="0"/>
          <w:lang w:val="en-US"/>
        </w:rPr>
        <w:t>T</w:t>
      </w:r>
      <w:r>
        <w:rPr>
          <w:rFonts w:ascii="Times New Roman" w:hAnsi="Times New Roman"/>
          <w:color w:val="000000"/>
          <w:sz w:val="24"/>
          <w:szCs w:val="24"/>
          <w:u w:color="000000"/>
          <w:rtl w:val="0"/>
          <w:lang w:val="en-US"/>
        </w:rPr>
        <w:t xml:space="preserve">he </w:t>
      </w:r>
      <w:r>
        <w:rPr>
          <w:rFonts w:ascii="Times New Roman" w:hAnsi="Times New Roman"/>
          <w:color w:val="000000"/>
          <w:sz w:val="24"/>
          <w:szCs w:val="24"/>
          <w:u w:color="000000"/>
          <w:rtl w:val="0"/>
          <w:lang w:val="en-US"/>
        </w:rPr>
        <w:t xml:space="preserve">courses considered for </w:t>
      </w:r>
      <w:ins w:id="57" w:date="2019-02-27T23:45:10Z" w:author="Achintya Sarkar">
        <w:r>
          <w:rPr>
            <w:rFonts w:ascii="Times New Roman" w:hAnsi="Times New Roman"/>
            <w:color w:val="000000"/>
            <w:sz w:val="24"/>
            <w:szCs w:val="24"/>
            <w:u w:color="000000"/>
            <w:rtl w:val="0"/>
            <w:lang w:val="en-US"/>
          </w:rPr>
          <w:t xml:space="preserve">the proposed approach </w:t>
        </w:r>
      </w:ins>
      <w:del w:id="58" w:date="2019-02-27T23:45:01Z" w:author="Achintya Sarkar">
        <w:r>
          <w:rPr>
            <w:rFonts w:ascii="Times New Roman" w:hAnsi="Times New Roman"/>
            <w:color w:val="000000"/>
            <w:sz w:val="24"/>
            <w:szCs w:val="24"/>
            <w:u w:color="000000"/>
            <w:rtl w:val="0"/>
            <w:lang w:val="en-US"/>
          </w:rPr>
          <w:delText xml:space="preserve">this project </w:delText>
        </w:r>
      </w:del>
      <w:r>
        <w:rPr>
          <w:rFonts w:ascii="Times New Roman" w:hAnsi="Times New Roman"/>
          <w:color w:val="000000"/>
          <w:sz w:val="24"/>
          <w:szCs w:val="24"/>
          <w:u w:color="000000"/>
          <w:rtl w:val="0"/>
          <w:lang w:val="en-US"/>
        </w:rPr>
        <w:t xml:space="preserve">are mostly free to audit </w:t>
      </w:r>
      <w:del w:id="59" w:date="2019-02-27T23:16:17Z" w:author="Achintya Sarkar">
        <w:r>
          <w:rPr>
            <w:rFonts w:ascii="Times New Roman" w:hAnsi="Times New Roman"/>
            <w:color w:val="000000"/>
            <w:sz w:val="24"/>
            <w:szCs w:val="24"/>
            <w:u w:color="000000"/>
            <w:rtl w:val="0"/>
            <w:lang w:val="en-US"/>
          </w:rPr>
          <w:delText xml:space="preserve">purpose of this project all courses considered are free </w:delText>
        </w:r>
      </w:del>
      <w:r>
        <w:rPr>
          <w:rFonts w:ascii="Times New Roman" w:hAnsi="Times New Roman"/>
          <w:color w:val="000000"/>
          <w:sz w:val="24"/>
          <w:szCs w:val="24"/>
          <w:u w:color="000000"/>
          <w:rtl w:val="0"/>
        </w:rPr>
        <w:t>c</w:t>
      </w:r>
      <w:ins w:id="60" w:date="2019-02-27T23:34:01Z" w:author="Achintya Sarkar">
        <w:r>
          <w:rPr>
            <w:rFonts w:ascii="Times New Roman" w:hAnsi="Times New Roman"/>
            <w:color w:val="000000"/>
            <w:sz w:val="24"/>
            <w:szCs w:val="24"/>
            <w:u w:color="000000"/>
            <w:rtl w:val="0"/>
            <w:lang w:val="en-US"/>
          </w:rPr>
          <w:t xml:space="preserve">ourses . </w:t>
        </w:r>
      </w:ins>
      <w:del w:id="61" w:date="2019-02-27T23:18:25Z" w:author="Achintya Sarkar">
        <w:r>
          <w:rPr>
            <w:rFonts w:ascii="Times New Roman" w:hAnsi="Times New Roman"/>
            <w:color w:val="000000"/>
            <w:sz w:val="24"/>
            <w:szCs w:val="24"/>
            <w:u w:color="000000"/>
            <w:rtl w:val="0"/>
            <w:lang w:val="en-US"/>
          </w:rPr>
          <w:delText xml:space="preserve">ourses as most students try </w:delText>
        </w:r>
      </w:del>
      <w:commentRangeStart w:id="62"/>
      <w:commentRangeStart w:id="63"/>
      <w:del w:id="64" w:date="2019-02-27T23:18:25Z" w:author="Achintya Sarkar">
        <w:r>
          <w:rPr>
            <w:rFonts w:ascii="Times New Roman" w:hAnsi="Times New Roman"/>
            <w:color w:val="000000"/>
            <w:sz w:val="24"/>
            <w:szCs w:val="24"/>
            <w:u w:color="000000"/>
            <w:rtl w:val="0"/>
            <w:lang w:val="en-US"/>
          </w:rPr>
          <w:delText>to get the audited version for free to get the course material .The used algorithms can be discussed with fair brevity and can be understood from the documentation of the course files included in the project. Most algorithms are standard algorithms and can be implemented with fair ease by including libraries and adjusting their parameters.</w:delText>
        </w:r>
      </w:del>
      <w:commentRangeEnd w:id="62"/>
      <w:r>
        <w:commentReference w:id="62"/>
      </w:r>
      <w:commentRangeEnd w:id="63"/>
      <w:r>
        <w:commentReference w:id="63"/>
      </w:r>
    </w:p>
    <w:p>
      <w:pPr>
        <w:pStyle w:val="Body A"/>
        <w:spacing w:before="120" w:after="120" w:line="360" w:lineRule="auto"/>
        <w:jc w:val="both"/>
      </w:pPr>
      <w:r>
        <w:drawing>
          <wp:inline distT="0" distB="0" distL="0" distR="0">
            <wp:extent cx="4830446" cy="6446521"/>
            <wp:effectExtent l="0" t="0" r="0" b="0"/>
            <wp:docPr id="1073741826"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6" name="DFD level 1.jpg" descr="DFD level 1.jpg"/>
                    <pic:cNvPicPr>
                      <a:picLocks noChangeAspect="1"/>
                    </pic:cNvPicPr>
                  </pic:nvPicPr>
                  <pic:blipFill>
                    <a:blip r:embed="rId5">
                      <a:extLst/>
                    </a:blip>
                    <a:stretch>
                      <a:fillRect/>
                    </a:stretch>
                  </pic:blipFill>
                  <pic:spPr>
                    <a:xfrm>
                      <a:off x="0" y="0"/>
                      <a:ext cx="4830446" cy="6446521"/>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2: DFD Level 1</w:t>
      </w:r>
    </w:p>
    <w:p>
      <w:pPr>
        <w:pStyle w:val="Body A"/>
        <w:spacing w:before="120" w:after="120" w:line="360" w:lineRule="auto"/>
        <w:jc w:val="both"/>
      </w:pPr>
      <w:r>
        <w:rPr>
          <w:rtl w:val="0"/>
          <w:lang w:val="en-US"/>
        </w:rPr>
        <w:t xml:space="preserve">With reference to Figure 1, in Figure 2, shows the break-up of the single process into many sub processes which are part of the recommender system and how they transform and move through these sub processes. </w:t>
      </w:r>
    </w:p>
    <w:p>
      <w:pPr>
        <w:pStyle w:val="Body A"/>
        <w:spacing w:before="120" w:after="120" w:line="360" w:lineRule="auto"/>
        <w:jc w:val="both"/>
      </w:pPr>
      <w:r>
        <w:rPr>
          <w:rtl w:val="0"/>
          <w:lang w:val="en-US"/>
        </w:rPr>
        <w:t xml:space="preserve">Figure 2 is a birds eye view of the proposed approach and it includes a user Database where </w:t>
      </w:r>
    </w:p>
    <w:p>
      <w:pPr>
        <w:pStyle w:val="Body A"/>
        <w:spacing w:before="120" w:after="120" w:line="360" w:lineRule="auto"/>
        <w:jc w:val="both"/>
      </w:pPr>
      <w:r>
        <w:rPr>
          <w:rtl w:val="0"/>
          <w:lang w:val="en-US"/>
        </w:rPr>
        <w:t xml:space="preserve">the existing user attributes and the courses they have taken along with the reviews for the course have been kept. </w:t>
      </w:r>
    </w:p>
    <w:p>
      <w:pPr>
        <w:pStyle w:val="Body A"/>
        <w:spacing w:before="120" w:after="120" w:line="360" w:lineRule="auto"/>
        <w:jc w:val="both"/>
      </w:pPr>
      <w:r>
        <w:rPr>
          <w:rtl w:val="0"/>
          <w:lang w:val="en-US"/>
        </w:rPr>
        <w:t xml:space="preserve">The second database is course database which will be used for training the sentiment analysis model for getting the sentiment of each reviewed course. The </w:t>
      </w:r>
      <w:r>
        <w:rPr>
          <w:rtl w:val="0"/>
          <w:lang w:val="en-US"/>
        </w:rPr>
        <w:t>‘</w:t>
      </w:r>
      <w:r>
        <w:rPr>
          <w:rtl w:val="0"/>
          <w:lang w:val="en-US"/>
        </w:rPr>
        <w:t>API</w:t>
      </w:r>
      <w:r>
        <w:rPr>
          <w:rtl w:val="0"/>
          <w:lang w:val="en-US"/>
        </w:rPr>
        <w:t xml:space="preserve">’ </w:t>
      </w:r>
      <w:r>
        <w:rPr>
          <w:rtl w:val="0"/>
          <w:lang w:val="en-US"/>
        </w:rPr>
        <w:t>is an interface where the routes for getting recommendations and for updating course reviews will be stored and the front end application will be able to make call to the backend.</w:t>
      </w:r>
    </w:p>
    <w:p>
      <w:pPr>
        <w:pStyle w:val="Body A"/>
        <w:spacing w:before="120" w:after="120" w:line="360" w:lineRule="auto"/>
        <w:jc w:val="both"/>
      </w:pPr>
      <w:r>
        <w:rPr>
          <w:rtl w:val="0"/>
          <w:lang w:val="en-US"/>
        </w:rPr>
        <w:t xml:space="preserve">The admin works on the training of the sentiment model and optimising it and deploys the code again for recommendation and review classification. </w:t>
      </w:r>
    </w:p>
    <w:p>
      <w:pPr>
        <w:pStyle w:val="Body A"/>
        <w:spacing w:before="120" w:after="120" w:line="360" w:lineRule="auto"/>
        <w:jc w:val="both"/>
      </w:pPr>
      <w:r>
        <w:rPr>
          <w:shd w:val="clear" w:color="auto" w:fill="ffff00"/>
          <w:rtl w:val="0"/>
          <w:lang w:val="en-US"/>
        </w:rPr>
        <w:t>Expalin Figure 2 here</w:t>
      </w:r>
    </w:p>
    <w:p>
      <w:pPr>
        <w:pStyle w:val="Body A"/>
        <w:spacing w:before="120" w:after="120" w:line="360" w:lineRule="auto"/>
        <w:jc w:val="both"/>
        <w:rPr>
          <w:shd w:val="clear" w:color="auto" w:fill="ffff00"/>
        </w:rPr>
      </w:pPr>
      <w:r>
        <w:rPr>
          <w:color w:val="ff0000"/>
          <w:u w:color="ff0000"/>
          <w:rtl w:val="0"/>
          <w:lang w:val="en-US"/>
        </w:rPr>
        <w:t xml:space="preserve">In Figure 3, the design of the sentiment training classifier is elaborated with the help of a flowchart. </w:t>
      </w:r>
      <w:r>
        <w:rPr>
          <w:shd w:val="clear" w:color="auto" w:fill="ffff00"/>
          <w:rtl w:val="0"/>
          <w:lang w:val="en-US"/>
        </w:rPr>
        <w:t>Describe the flowchart in your words</w:t>
      </w:r>
      <w:r>
        <w:rPr>
          <w:shd w:val="clear" w:color="auto" w:fill="ffff00"/>
          <w:rtl w:val="0"/>
          <w:lang w:val="en-US"/>
        </w:rPr>
        <w:t>…</w:t>
      </w:r>
      <w:r>
        <w:rPr>
          <w:shd w:val="clear" w:color="auto" w:fill="ffff00"/>
          <w:rtl w:val="0"/>
          <w:lang w:val="en-US"/>
        </w:rPr>
        <w:t xml:space="preserve"> </w:t>
      </w:r>
    </w:p>
    <w:p>
      <w:pPr>
        <w:pStyle w:val="Body"/>
        <w:spacing w:after="120" w:line="360" w:lineRule="auto"/>
        <w:jc w:val="both"/>
        <w:rPr>
          <w:rFonts w:ascii="Times New Roman" w:cs="Times New Roman" w:hAnsi="Times New Roman" w:eastAsia="Times New Roman"/>
          <w:color w:val="000000"/>
          <w:sz w:val="24"/>
          <w:szCs w:val="24"/>
          <w:u w:color="000000"/>
        </w:rPr>
      </w:pPr>
      <w:r>
        <w:rPr>
          <w:rFonts w:ascii="Times New Roman" w:hAnsi="Times New Roman"/>
          <w:color w:val="000000"/>
          <w:sz w:val="24"/>
          <w:szCs w:val="24"/>
          <w:u w:color="000000"/>
          <w:rtl w:val="0"/>
          <w:lang w:val="en-US"/>
        </w:rPr>
        <w:t>The flow of process for training the classifier to rate the courses is based on the user</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intent and reviews. Firstly, the dataset for course review with name of each course and their review is included into the program [8]. Once the set of review has been added the next step is to pre-process the dataset and to remove any anomaly present in the data that could cause the system to give inaccurate ratings to the courses. Such as the language of text, null values etc.</w:t>
      </w:r>
    </w:p>
    <w:p>
      <w:pPr>
        <w:pStyle w:val="Body"/>
        <w:spacing w:after="120" w:line="360" w:lineRule="auto"/>
        <w:jc w:val="both"/>
        <w:rPr>
          <w:shd w:val="clear" w:color="auto" w:fill="ffff00"/>
        </w:rPr>
      </w:pPr>
      <w:r>
        <w:rPr>
          <w:rFonts w:ascii="Times New Roman" w:hAnsi="Times New Roman"/>
          <w:color w:val="000000"/>
          <w:sz w:val="24"/>
          <w:szCs w:val="24"/>
          <w:u w:color="000000"/>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initial purpose so as to rate the data as 1 for bad and 5 for good. NLP library has the Naive Bayes function both multinomial and binary function [6] included so the project used the inbuilt Na</w:t>
      </w:r>
      <w:r>
        <w:rPr>
          <w:rFonts w:ascii="Times New Roman" w:hAnsi="Times New Roman" w:hint="default"/>
          <w:color w:val="000000"/>
          <w:sz w:val="24"/>
          <w:szCs w:val="24"/>
          <w:u w:color="000000"/>
          <w:rtl w:val="0"/>
          <w:lang w:val="en-US"/>
        </w:rPr>
        <w:t>ï</w:t>
      </w:r>
      <w:r>
        <w:rPr>
          <w:rFonts w:ascii="Times New Roman" w:hAnsi="Times New Roman"/>
          <w:color w:val="000000"/>
          <w:sz w:val="24"/>
          <w:szCs w:val="24"/>
          <w:u w:color="000000"/>
          <w:rtl w:val="0"/>
          <w:lang w:val="en-US"/>
        </w:rPr>
        <w:t xml:space="preserve">ve Bayes function of </w:t>
      </w:r>
      <w:r>
        <w:rPr>
          <w:rFonts w:ascii="Times New Roman" w:hAnsi="Times New Roman"/>
          <w:sz w:val="24"/>
          <w:szCs w:val="24"/>
          <w:rtl w:val="0"/>
          <w:lang w:val="en-US"/>
        </w:rPr>
        <w:t xml:space="preserve">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nltk</w:t>
      </w:r>
      <w:r>
        <w:rPr>
          <w:rFonts w:ascii="Times New Roman" w:hAnsi="Times New Roman" w:hint="default"/>
          <w:i w:val="1"/>
          <w:iCs w:val="1"/>
          <w:sz w:val="24"/>
          <w:szCs w:val="24"/>
          <w:rtl w:val="0"/>
          <w:lang w:val="en-US"/>
        </w:rPr>
        <w:t xml:space="preserve">’ </w:t>
      </w:r>
      <w:r>
        <w:rPr>
          <w:rFonts w:ascii="Times New Roman" w:hAnsi="Times New Roman"/>
          <w:color w:val="000000"/>
          <w:sz w:val="24"/>
          <w:szCs w:val="24"/>
          <w:u w:color="000000"/>
          <w:rtl w:val="0"/>
          <w:lang w:val="en-US"/>
        </w:rPr>
        <w:t xml:space="preserve">as the classifier. Once the classifier has been chosen the next step is to divide the data into testing data and training data which can be done with the help of cross validations train test split [5]. </w:t>
      </w:r>
      <w:commentRangeStart w:id="65"/>
      <w:commentRangeStart w:id="66"/>
      <w:r>
        <w:rPr>
          <w:rFonts w:ascii="Times New Roman" w:hAnsi="Times New Roman"/>
          <w:color w:val="000000"/>
          <w:sz w:val="24"/>
          <w:szCs w:val="24"/>
          <w:u w:color="000000"/>
          <w:rtl w:val="0"/>
          <w:lang w:val="en-US"/>
        </w:rPr>
        <w:t xml:space="preserve">For the </w:t>
      </w:r>
      <w:commentRangeEnd w:id="65"/>
      <w:r>
        <w:commentReference w:id="65"/>
      </w:r>
      <w:commentRangeEnd w:id="66"/>
      <w:r>
        <w:commentReference w:id="66"/>
      </w:r>
      <w:r>
        <w:rPr>
          <w:rFonts w:ascii="Times New Roman" w:hAnsi="Times New Roman"/>
          <w:color w:val="000000"/>
          <w:sz w:val="24"/>
          <w:szCs w:val="24"/>
          <w:u w:color="000000"/>
          <w:rtl w:val="0"/>
          <w:lang w:val="en-US"/>
        </w:rPr>
        <w:t xml:space="preserve">proposed approach </w:t>
      </w:r>
      <w:r>
        <w:rPr>
          <w:rFonts w:ascii="Times New Roman" w:hAnsi="Times New Roman"/>
          <w:color w:val="000000"/>
          <w:sz w:val="24"/>
          <w:szCs w:val="24"/>
          <w:u w:color="000000"/>
          <w:rtl w:val="0"/>
          <w:lang w:val="en-US"/>
        </w:rPr>
        <w:t>the test set taken is divided based on the 4:1 ratio</w:t>
      </w:r>
    </w:p>
    <w:p>
      <w:pPr>
        <w:pStyle w:val="Body"/>
        <w:spacing w:line="360" w:lineRule="auto"/>
        <w:jc w:val="both"/>
        <w:rPr>
          <w:rFonts w:ascii="Times New Roman" w:cs="Times New Roman" w:hAnsi="Times New Roman" w:eastAsia="Times New Roman"/>
          <w:color w:val="000000"/>
          <w:sz w:val="24"/>
          <w:szCs w:val="24"/>
          <w:u w:color="000000"/>
        </w:rPr>
      </w:pPr>
      <w:r>
        <w:drawing>
          <wp:inline distT="0" distB="0" distL="0" distR="0">
            <wp:extent cx="5314950" cy="6815455"/>
            <wp:effectExtent l="0" t="0" r="0" b="0"/>
            <wp:docPr id="107374182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descr="officeArt object"/>
                    <pic:cNvPicPr>
                      <a:picLocks noChangeAspect="1"/>
                    </pic:cNvPicPr>
                  </pic:nvPicPr>
                  <pic:blipFill>
                    <a:blip r:embed="rId6">
                      <a:extLst/>
                    </a:blip>
                    <a:stretch>
                      <a:fillRect/>
                    </a:stretch>
                  </pic:blipFill>
                  <pic:spPr>
                    <a:xfrm>
                      <a:off x="0" y="0"/>
                      <a:ext cx="5314950" cy="6815455"/>
                    </a:xfrm>
                    <a:prstGeom prst="rect">
                      <a:avLst/>
                    </a:prstGeom>
                    <a:ln w="12700" cap="flat">
                      <a:noFill/>
                      <a:miter lim="400000"/>
                    </a:ln>
                    <a:effectLst/>
                  </pic:spPr>
                </pic:pic>
              </a:graphicData>
            </a:graphic>
          </wp:inline>
        </w:drawing>
      </w:r>
    </w:p>
    <w:p>
      <w:pPr>
        <w:pStyle w:val="Body"/>
        <w:spacing w:line="360" w:lineRule="auto"/>
        <w:jc w:val="center"/>
        <w:rPr>
          <w:rFonts w:ascii="Calibri" w:cs="Calibri" w:hAnsi="Calibri" w:eastAsia="Calibri"/>
          <w:b w:val="1"/>
          <w:bCs w:val="1"/>
          <w:sz w:val="18"/>
          <w:szCs w:val="18"/>
        </w:rPr>
      </w:pPr>
      <w:r>
        <w:rPr>
          <w:rFonts w:ascii="Times New Roman" w:hAnsi="Times New Roman"/>
          <w:b w:val="1"/>
          <w:bCs w:val="1"/>
          <w:color w:val="000000"/>
          <w:sz w:val="20"/>
          <w:szCs w:val="20"/>
          <w:u w:color="000000"/>
          <w:rtl w:val="0"/>
          <w:lang w:val="en-US"/>
        </w:rPr>
        <w:t>Figure 3: Training dataset flow chart for sentiment from course reviews</w:t>
      </w:r>
    </w:p>
    <w:p>
      <w:pPr>
        <w:pStyle w:val="Body"/>
        <w:spacing w:after="120" w:line="360" w:lineRule="auto"/>
        <w:jc w:val="both"/>
      </w:pPr>
      <w:r>
        <w:rPr>
          <w:rFonts w:ascii="Times New Roman" w:hAnsi="Times New Roman"/>
          <w:color w:val="000000"/>
          <w:sz w:val="24"/>
          <w:szCs w:val="24"/>
          <w:u w:color="000000"/>
          <w:rtl w:val="0"/>
          <w:lang w:val="en-US"/>
        </w:rPr>
        <w:t xml:space="preserve">Once the training of the data has been done the classifier was adjusted to achieve and optimum accuracy with Naive Bayes and approximately 70% was the result the algorithm of Naive Bayes was able to achieve in the specific case of this project. The intention of the above process is to include as many reviews so that if a user gives a new review it can be labelled and the classifier could be adjusted further to give adjusted score to each course for getting the best courses and the worst courses based on the selected features of the course review given by the current user [3]. </w:t>
      </w:r>
    </w:p>
    <w:p>
      <w:pPr>
        <w:pStyle w:val="List Paragraph"/>
        <w:numPr>
          <w:ilvl w:val="0"/>
          <w:numId w:val="6"/>
        </w:numPr>
        <w:spacing w:after="120" w:line="360" w:lineRule="auto"/>
        <w:jc w:val="both"/>
        <w:rPr>
          <w:sz w:val="24"/>
          <w:szCs w:val="24"/>
          <w:lang w:val="en-US"/>
        </w:rPr>
      </w:pPr>
      <w:r>
        <w:rPr>
          <w:rFonts w:ascii="Times New Roman" w:hAnsi="Times New Roman"/>
          <w:b w:val="1"/>
          <w:bCs w:val="1"/>
          <w:color w:val="000000"/>
          <w:sz w:val="24"/>
          <w:szCs w:val="24"/>
          <w:u w:color="000000"/>
          <w:rtl w:val="0"/>
          <w:lang w:val="en-US"/>
        </w:rPr>
        <w:t>Working Methodology</w:t>
      </w:r>
    </w:p>
    <w:p>
      <w:pPr>
        <w:pStyle w:val="Body"/>
        <w:spacing w:after="120" w:line="360" w:lineRule="auto"/>
        <w:jc w:val="both"/>
      </w:pPr>
      <w:r>
        <w:rPr>
          <w:rFonts w:ascii="Times New Roman" w:hAnsi="Times New Roman"/>
          <w:color w:val="000000"/>
          <w:sz w:val="24"/>
          <w:szCs w:val="24"/>
          <w:u w:color="000000"/>
          <w:rtl w:val="0"/>
          <w:lang w:val="en-US"/>
        </w:rPr>
        <w:t xml:space="preserve">Firstly as the label for each course is available any user needs to login to the system to access his/her data. Once a user registers by answering certain important questions which help the system form a knowledge base for initial recommendation to the new user he/ she can access the recommended courses [1]. Now coming to the backend part it functions based on the collaborative model of recommendation system .Where similar users receive similar recommendations. To achieve the proposed model a user item matrix is made using the data from the previously acquired user data where each user has given review for courses they have done or taken up earlier. </w:t>
      </w:r>
    </w:p>
    <w:p>
      <w:pPr>
        <w:pStyle w:val="Body"/>
        <w:spacing w:after="120" w:line="360" w:lineRule="auto"/>
        <w:jc w:val="both"/>
      </w:pPr>
      <w:r>
        <w:drawing>
          <wp:inline distT="0" distB="0" distL="0" distR="0">
            <wp:extent cx="5569528" cy="6705600"/>
            <wp:effectExtent l="0" t="0" r="0" b="0"/>
            <wp:docPr id="1073741828" name="officeArt object" descr="Image1"/>
            <wp:cNvGraphicFramePr/>
            <a:graphic xmlns:a="http://schemas.openxmlformats.org/drawingml/2006/main">
              <a:graphicData uri="http://schemas.openxmlformats.org/drawingml/2006/picture">
                <pic:pic xmlns:pic="http://schemas.openxmlformats.org/drawingml/2006/picture">
                  <pic:nvPicPr>
                    <pic:cNvPr id="1073741828" name="Image1" descr="Image1"/>
                    <pic:cNvPicPr>
                      <a:picLocks noChangeAspect="1"/>
                    </pic:cNvPicPr>
                  </pic:nvPicPr>
                  <pic:blipFill>
                    <a:blip r:embed="rId7">
                      <a:extLst/>
                    </a:blip>
                    <a:stretch>
                      <a:fillRect/>
                    </a:stretch>
                  </pic:blipFill>
                  <pic:spPr>
                    <a:xfrm>
                      <a:off x="0" y="0"/>
                      <a:ext cx="5569528" cy="6705600"/>
                    </a:xfrm>
                    <a:prstGeom prst="rect">
                      <a:avLst/>
                    </a:prstGeom>
                    <a:ln w="12700" cap="flat">
                      <a:noFill/>
                      <a:miter lim="400000"/>
                    </a:ln>
                    <a:effectLst/>
                  </pic:spPr>
                </pic:pic>
              </a:graphicData>
            </a:graphic>
          </wp:inline>
        </w:drawing>
      </w:r>
    </w:p>
    <w:p>
      <w:pPr>
        <w:pStyle w:val="Body"/>
        <w:spacing w:after="120" w:line="360" w:lineRule="auto"/>
        <w:jc w:val="center"/>
        <w:rPr>
          <w:rFonts w:ascii="Calibri" w:cs="Calibri" w:hAnsi="Calibri" w:eastAsia="Calibri"/>
          <w:b w:val="1"/>
          <w:bCs w:val="1"/>
          <w:sz w:val="18"/>
          <w:szCs w:val="18"/>
        </w:rPr>
      </w:pPr>
      <w:r>
        <w:rPr>
          <w:rFonts w:ascii="Times New Roman" w:hAnsi="Times New Roman"/>
          <w:b w:val="1"/>
          <w:bCs w:val="1"/>
          <w:color w:val="000000"/>
          <w:sz w:val="20"/>
          <w:szCs w:val="20"/>
          <w:u w:color="000000"/>
          <w:rtl w:val="0"/>
          <w:lang w:val="en-US"/>
        </w:rPr>
        <w:t>Figure 4: Course of action for making a collaborative recommender system</w:t>
      </w:r>
    </w:p>
    <w:p>
      <w:pPr>
        <w:pStyle w:val="Body A"/>
        <w:spacing w:line="360" w:lineRule="auto"/>
        <w:jc w:val="both"/>
      </w:pPr>
      <w:r>
        <w:rPr>
          <w:rtl w:val="0"/>
          <w:lang w:val="en-US"/>
        </w:rPr>
        <w:t xml:space="preserve">Certain key factors which influence the recommendation such as the length of course needed and the year of study of the student have been taken as the crucial point for making the recommendation [2]. Now the next step is to give a structure or score to each of such user who has given review which has been done by employing the method of average score[2] by giving each feature a score and taking average of all such features. </w:t>
      </w:r>
    </w:p>
    <w:p>
      <w:pPr>
        <w:pStyle w:val="Body A"/>
        <w:spacing w:line="360" w:lineRule="auto"/>
        <w:jc w:val="both"/>
      </w:pPr>
      <w:r>
        <w:rPr>
          <w:rtl w:val="0"/>
          <w:lang w:val="en-US"/>
        </w:rPr>
        <w:t xml:space="preserve">Once the score is calculated a group or cluster of user has been made by help of K-means clustering [2] where </w:t>
      </w:r>
      <w:r>
        <w:rPr>
          <w:rtl w:val="0"/>
          <w:lang w:val="en-US"/>
        </w:rPr>
        <w:t>‘</w:t>
      </w:r>
      <w:r>
        <w:rPr>
          <w:rtl w:val="0"/>
          <w:lang w:val="en-US"/>
        </w:rPr>
        <w:t>k</w:t>
      </w:r>
      <w:r>
        <w:rPr>
          <w:rtl w:val="0"/>
          <w:lang w:val="en-US"/>
        </w:rPr>
        <w:t xml:space="preserve">’ </w:t>
      </w:r>
      <w:r>
        <w:rPr>
          <w:rtl w:val="0"/>
          <w:lang w:val="en-US"/>
        </w:rPr>
        <w:t>has been taken as the number of courses considered for the purpose of training the score classifier of linear regression. A new user can be made to login and his/her score can be calculated based on the points or features question and recommendations can be considered based on the closeness to the mean points. K means is as iterative algorithm which intends to group datasets based on their closeness to one other or similarity to one another. The recommendation user similarity so they are in true nature with the collaborative model and have been optimized by suggesting the top 5 courses or recommendations to ease the search.</w:t>
      </w: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Body"/>
        <w:spacing w:line="360" w:lineRule="auto"/>
        <w:jc w:val="both"/>
        <w:rPr>
          <w:rFonts w:ascii="Times New Roman" w:cs="Times New Roman" w:hAnsi="Times New Roman" w:eastAsia="Times New Roman"/>
          <w:b w:val="1"/>
          <w:bCs w:val="1"/>
          <w:sz w:val="24"/>
          <w:szCs w:val="24"/>
        </w:rPr>
      </w:pPr>
    </w:p>
    <w:p>
      <w:pPr>
        <w:pStyle w:val="List Paragraph"/>
        <w:numPr>
          <w:ilvl w:val="0"/>
          <w:numId w:val="7"/>
        </w:numPr>
        <w:bidi w:val="0"/>
        <w:spacing w:line="360" w:lineRule="auto"/>
        <w:ind w:right="0"/>
        <w:jc w:val="both"/>
        <w:rPr>
          <w:sz w:val="28"/>
          <w:szCs w:val="28"/>
          <w:rtl w:val="0"/>
          <w:lang w:val="en-US"/>
        </w:rPr>
      </w:pPr>
      <w:r>
        <w:rPr>
          <w:rFonts w:ascii="Times New Roman" w:hAnsi="Times New Roman"/>
          <w:b w:val="1"/>
          <w:bCs w:val="1"/>
          <w:sz w:val="28"/>
          <w:szCs w:val="28"/>
          <w:rtl w:val="0"/>
          <w:lang w:val="en-US"/>
        </w:rPr>
        <w:t>Functional Requirements and Settings in Training and Testing Phase</w:t>
      </w:r>
    </w:p>
    <w:p>
      <w:pPr>
        <w:pStyle w:val="Body A"/>
        <w:tabs>
          <w:tab w:val="left" w:pos="3593"/>
        </w:tabs>
        <w:spacing w:before="120" w:after="120" w:line="360" w:lineRule="auto"/>
        <w:jc w:val="both"/>
      </w:pPr>
      <w:r>
        <w:rPr>
          <w:rtl w:val="0"/>
          <w:lang w:val="en-US"/>
        </w:rPr>
        <w:t xml:space="preserve">In this section, the functional requirements and settings in training and testing phase have been elaborated. The official definition of a functional requirement is that it essentially specifies something the system should do. Typically, functional requirements will specify a behavior or function of the system under the consideration.  </w:t>
      </w:r>
    </w:p>
    <w:p>
      <w:pPr>
        <w:pStyle w:val="Body A"/>
        <w:numPr>
          <w:ilvl w:val="0"/>
          <w:numId w:val="9"/>
        </w:numPr>
        <w:spacing w:before="120" w:after="120" w:line="360" w:lineRule="auto"/>
        <w:jc w:val="both"/>
        <w:rPr>
          <w:lang w:val="en-US"/>
        </w:rPr>
      </w:pPr>
      <w:r>
        <w:rPr>
          <w:rtl w:val="0"/>
          <w:lang w:val="en-US"/>
        </w:rPr>
        <w:t>It should ask relevant questions from the user.</w:t>
      </w:r>
    </w:p>
    <w:p>
      <w:pPr>
        <w:pStyle w:val="Body A"/>
        <w:numPr>
          <w:ilvl w:val="0"/>
          <w:numId w:val="9"/>
        </w:numPr>
        <w:spacing w:before="120" w:after="120" w:line="360" w:lineRule="auto"/>
        <w:jc w:val="both"/>
        <w:rPr>
          <w:lang w:val="en-US"/>
        </w:rPr>
      </w:pPr>
      <w:r>
        <w:rPr>
          <w:rtl w:val="0"/>
          <w:lang w:val="en-US"/>
        </w:rPr>
        <w:t>It should be able to take input as the answers provided by the user.</w:t>
      </w:r>
    </w:p>
    <w:p>
      <w:pPr>
        <w:pStyle w:val="Body A"/>
        <w:numPr>
          <w:ilvl w:val="0"/>
          <w:numId w:val="9"/>
        </w:numPr>
        <w:spacing w:before="120" w:after="120" w:line="360" w:lineRule="auto"/>
        <w:jc w:val="both"/>
        <w:rPr>
          <w:lang w:val="en-US"/>
        </w:rPr>
      </w:pPr>
      <w:r>
        <w:rPr>
          <w:rtl w:val="0"/>
          <w:lang w:val="en-US"/>
        </w:rPr>
        <w:t>It should display the list of recommended courses.</w:t>
      </w:r>
    </w:p>
    <w:p>
      <w:pPr>
        <w:pStyle w:val="Body A"/>
        <w:spacing w:before="120" w:after="120" w:line="360" w:lineRule="auto"/>
        <w:jc w:val="both"/>
      </w:pPr>
      <w:r>
        <w:rPr>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rtl w:val="0"/>
          <w:lang w:val="en-US"/>
        </w:rPr>
        <w:t>’</w:t>
      </w:r>
      <w:r>
        <w:rPr>
          <w:rtl w:val="0"/>
          <w:lang w:val="en-US"/>
        </w:rPr>
        <w:t xml:space="preserve">s needed by the system to run the application properly. The application is made using Python IDE (PyCharm) NLTK toolkit with Numpy. </w:t>
      </w:r>
    </w:p>
    <w:p>
      <w:pPr>
        <w:pStyle w:val="Body A"/>
        <w:spacing w:before="120" w:after="120" w:line="360" w:lineRule="auto"/>
        <w:jc w:val="both"/>
      </w:pPr>
      <w:r>
        <w:rPr>
          <w:rtl w:val="0"/>
          <w:lang w:val="en-US"/>
        </w:rPr>
        <w:t>The data set was extracted through a web scrapper based on node which is a JavaScript based runtime environment build on chromes v8 JavaScript engine using packages like express which is fast, un-opinionated, minimalist web framework for Node.js.</w:t>
      </w:r>
    </w:p>
    <w:p>
      <w:pPr>
        <w:pStyle w:val="Body A"/>
        <w:spacing w:before="120" w:after="120" w:line="360" w:lineRule="auto"/>
        <w:jc w:val="both"/>
      </w:pPr>
      <w:r>
        <w:rPr>
          <w:rtl w:val="0"/>
          <w:lang w:val="en-US"/>
        </w:rPr>
        <w:t>The objective was to make sure that test set met the following criteria it was supposed to be large enough to yield statistically meaningful results and is representative of the data set as a whole getting a dataset with similar characteristics to that of the training set. As our set meets the preceding conditions our goal was to create a model that generalizes well to the new data. The results were not getting high accuracy that might have indicated that the test data leaked into the training set. It was inadvertently trained on some test data as a result we measured accurately about how well our model generalizes to new data.</w:t>
      </w:r>
    </w:p>
    <w:p>
      <w:pPr>
        <w:pStyle w:val="Body A"/>
        <w:spacing w:before="120" w:after="120" w:line="360" w:lineRule="auto"/>
        <w:jc w:val="both"/>
      </w:pPr>
      <w:r>
        <w:rPr>
          <w:rtl w:val="0"/>
          <w:lang w:val="en-US"/>
        </w:rPr>
        <w:t>Here in the considered project model cross validation train/test split uses a 1:4 ratio for test:train data where 20 % data is used for testing and to avoid overfitting the training data is taken to be as random as possible by shuffling the dataset.</w:t>
      </w:r>
    </w:p>
    <w:p>
      <w:pPr>
        <w:pStyle w:val="Body"/>
        <w:spacing w:line="360" w:lineRule="auto"/>
        <w:jc w:val="both"/>
        <w:rPr>
          <w:rFonts w:ascii="Times New Roman" w:cs="Times New Roman" w:hAnsi="Times New Roman" w:eastAsia="Times New Roman"/>
          <w:b w:val="1"/>
          <w:bCs w:val="1"/>
          <w:sz w:val="24"/>
          <w:szCs w:val="24"/>
        </w:rPr>
      </w:pPr>
    </w:p>
    <w:p>
      <w:pPr>
        <w:pStyle w:val="List Paragraph"/>
        <w:numPr>
          <w:ilvl w:val="0"/>
          <w:numId w:val="12"/>
        </w:numPr>
        <w:spacing w:line="360" w:lineRule="auto"/>
        <w:jc w:val="both"/>
        <w:rPr>
          <w:sz w:val="28"/>
          <w:szCs w:val="28"/>
          <w:lang w:val="en-US"/>
        </w:rPr>
      </w:pPr>
      <w:r>
        <w:rPr>
          <w:rFonts w:ascii="Times New Roman" w:hAnsi="Times New Roman"/>
          <w:b w:val="1"/>
          <w:bCs w:val="1"/>
          <w:sz w:val="28"/>
          <w:szCs w:val="28"/>
          <w:rtl w:val="0"/>
          <w:lang w:val="en-US"/>
        </w:rPr>
        <w:t>Experimental Result and Analysis</w:t>
      </w:r>
    </w:p>
    <w:p>
      <w:pPr>
        <w:pStyle w:val="Body A"/>
        <w:spacing w:before="120" w:after="120" w:line="360" w:lineRule="auto"/>
        <w:jc w:val="both"/>
        <w:rPr>
          <w:color w:val="ff0000"/>
          <w:u w:color="ff0000"/>
        </w:rPr>
      </w:pPr>
      <w:r>
        <w:rPr>
          <w:color w:val="ff0000"/>
          <w:u w:color="ff0000"/>
          <w:rtl w:val="0"/>
          <w:lang w:val="en-US"/>
        </w:rPr>
        <w:t xml:space="preserve">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 five subsections. </w:t>
      </w:r>
    </w:p>
    <w:p>
      <w:pPr>
        <w:pStyle w:val="Body A"/>
        <w:spacing w:before="120" w:after="120" w:line="360" w:lineRule="auto"/>
        <w:jc w:val="both"/>
        <w:rPr>
          <w:color w:val="ff0000"/>
          <w:u w:color="ff0000"/>
        </w:rPr>
      </w:pPr>
      <w:r>
        <w:rPr>
          <w:color w:val="ff0000"/>
          <w:u w:color="ff0000"/>
        </w:rPr>
        <mc:AlternateContent>
          <mc:Choice Requires="wps">
            <w:drawing>
              <wp:anchor distT="0" distB="0" distL="0" distR="0" simplePos="0" relativeHeight="251674624" behindDoc="0" locked="0" layoutInCell="1" allowOverlap="1">
                <wp:simplePos x="0" y="0"/>
                <wp:positionH relativeFrom="column">
                  <wp:posOffset>4199008</wp:posOffset>
                </wp:positionH>
                <wp:positionV relativeFrom="line">
                  <wp:posOffset>318481</wp:posOffset>
                </wp:positionV>
                <wp:extent cx="0" cy="406401"/>
                <wp:effectExtent l="0" t="0" r="0" b="0"/>
                <wp:wrapNone/>
                <wp:docPr id="1073741829" name="officeArt object" descr="Straight Arrow Connector 51"/>
                <wp:cNvGraphicFramePr/>
                <a:graphic xmlns:a="http://schemas.openxmlformats.org/drawingml/2006/main">
                  <a:graphicData uri="http://schemas.microsoft.com/office/word/2010/wordprocessingShape">
                    <wps:wsp>
                      <wps:cNvSpPr/>
                      <wps:spPr>
                        <a:xfrm>
                          <a:off x="0" y="0"/>
                          <a:ext cx="0" cy="4064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330.6pt;margin-top:25.1pt;width:0.0pt;height:32.0pt;z-index:25167462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73600" behindDoc="0" locked="0" layoutInCell="1" allowOverlap="1">
                <wp:simplePos x="0" y="0"/>
                <wp:positionH relativeFrom="column">
                  <wp:posOffset>3431453</wp:posOffset>
                </wp:positionH>
                <wp:positionV relativeFrom="line">
                  <wp:posOffset>313718</wp:posOffset>
                </wp:positionV>
                <wp:extent cx="803565" cy="0"/>
                <wp:effectExtent l="0" t="0" r="0" b="0"/>
                <wp:wrapNone/>
                <wp:docPr id="1073741830" name="officeArt object" descr="Straight Connector 50"/>
                <wp:cNvGraphicFramePr/>
                <a:graphic xmlns:a="http://schemas.openxmlformats.org/drawingml/2006/main">
                  <a:graphicData uri="http://schemas.microsoft.com/office/word/2010/wordprocessingShape">
                    <wps:wsp>
                      <wps:cNvSpPr/>
                      <wps:spPr>
                        <a:xfrm>
                          <a:off x="0" y="0"/>
                          <a:ext cx="803565"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270.2pt;margin-top:24.7pt;width:63.3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72576" behindDoc="0" locked="0" layoutInCell="1" allowOverlap="1">
                <wp:simplePos x="0" y="0"/>
                <wp:positionH relativeFrom="column">
                  <wp:posOffset>1012751</wp:posOffset>
                </wp:positionH>
                <wp:positionV relativeFrom="line">
                  <wp:posOffset>318481</wp:posOffset>
                </wp:positionV>
                <wp:extent cx="0" cy="434109"/>
                <wp:effectExtent l="0" t="0" r="0" b="0"/>
                <wp:wrapNone/>
                <wp:docPr id="1073741831" name="officeArt object" descr="Straight Arrow Connector 49"/>
                <wp:cNvGraphicFramePr/>
                <a:graphic xmlns:a="http://schemas.openxmlformats.org/drawingml/2006/main">
                  <a:graphicData uri="http://schemas.microsoft.com/office/word/2010/wordprocessingShape">
                    <wps:wsp>
                      <wps:cNvSpPr/>
                      <wps:spPr>
                        <a:xfrm>
                          <a:off x="0" y="0"/>
                          <a:ext cx="0" cy="434109"/>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8" style="visibility:visible;position:absolute;margin-left:79.7pt;margin-top:25.1pt;width:0.0pt;height:34.2pt;z-index:25167257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71552" behindDoc="0" locked="0" layoutInCell="1" allowOverlap="1">
                <wp:simplePos x="0" y="0"/>
                <wp:positionH relativeFrom="column">
                  <wp:posOffset>1048471</wp:posOffset>
                </wp:positionH>
                <wp:positionV relativeFrom="line">
                  <wp:posOffset>313718</wp:posOffset>
                </wp:positionV>
                <wp:extent cx="1062183" cy="1"/>
                <wp:effectExtent l="0" t="0" r="0" b="0"/>
                <wp:wrapNone/>
                <wp:docPr id="1073741832" name="officeArt object" descr="Straight Connector 48"/>
                <wp:cNvGraphicFramePr/>
                <a:graphic xmlns:a="http://schemas.openxmlformats.org/drawingml/2006/main">
                  <a:graphicData uri="http://schemas.microsoft.com/office/word/2010/wordprocessingShape">
                    <wps:wsp>
                      <wps:cNvSpPr/>
                      <wps:spPr>
                        <a:xfrm flipH="1" flipV="1">
                          <a:off x="0" y="0"/>
                          <a:ext cx="1062183" cy="1"/>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82.6pt;margin-top:24.7pt;width:83.6pt;height:0.0pt;z-index:25167155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59264" behindDoc="0" locked="0" layoutInCell="1" allowOverlap="1">
                <wp:simplePos x="0" y="0"/>
                <wp:positionH relativeFrom="column">
                  <wp:posOffset>2105660</wp:posOffset>
                </wp:positionH>
                <wp:positionV relativeFrom="line">
                  <wp:posOffset>114935</wp:posOffset>
                </wp:positionV>
                <wp:extent cx="1320800" cy="406400"/>
                <wp:effectExtent l="0" t="0" r="0" b="0"/>
                <wp:wrapNone/>
                <wp:docPr id="1073741833" name="officeArt object" descr="Rectangle 33"/>
                <wp:cNvGraphicFramePr/>
                <a:graphic xmlns:a="http://schemas.openxmlformats.org/drawingml/2006/main">
                  <a:graphicData uri="http://schemas.microsoft.com/office/word/2010/wordprocessingShape">
                    <wps:wsp>
                      <wps:cNvSpPr/>
                      <wps:spPr>
                        <a:xfrm>
                          <a:off x="0" y="0"/>
                          <a:ext cx="1320800" cy="406400"/>
                        </a:xfrm>
                        <a:prstGeom prst="rect">
                          <a:avLst/>
                        </a:prstGeom>
                        <a:solidFill>
                          <a:srgbClr val="FFFFFF"/>
                        </a:solidFill>
                        <a:ln w="25400" cap="flat">
                          <a:solidFill>
                            <a:schemeClr val="accent6"/>
                          </a:solidFill>
                          <a:prstDash val="solid"/>
                          <a:round/>
                        </a:ln>
                        <a:effectLst/>
                      </wps:spPr>
                      <wps:txbx>
                        <w:txbxContent>
                          <w:p>
                            <w:pPr>
                              <w:pStyle w:val="Body"/>
                              <w:jc w:val="center"/>
                            </w:pPr>
                            <w:r>
                              <w:rPr>
                                <w:rFonts w:ascii="Times New Roman" w:hAnsi="Times New Roman"/>
                                <w:b w:val="1"/>
                                <w:bCs w:val="1"/>
                                <w:sz w:val="18"/>
                                <w:szCs w:val="18"/>
                                <w:rtl w:val="0"/>
                                <w:lang w:val="en-US"/>
                              </w:rPr>
                              <w:t>Experimental Result and Analysis</w:t>
                            </w:r>
                          </w:p>
                        </w:txbxContent>
                      </wps:txbx>
                      <wps:bodyPr wrap="square" lIns="45719" tIns="45719" rIns="45719" bIns="45719" numCol="1" anchor="ctr">
                        <a:noAutofit/>
                      </wps:bodyPr>
                    </wps:wsp>
                  </a:graphicData>
                </a:graphic>
              </wp:anchor>
            </w:drawing>
          </mc:Choice>
          <mc:Fallback>
            <w:pict>
              <v:rect id="_x0000_s1030" style="visibility:visible;position:absolute;margin-left:165.8pt;margin-top:9.1pt;width:104.0pt;height:32.0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18"/>
                          <w:szCs w:val="18"/>
                          <w:rtl w:val="0"/>
                          <w:lang w:val="en-US"/>
                        </w:rPr>
                        <w:t>Experimental Result and Analysis</w:t>
                      </w:r>
                    </w:p>
                  </w:txbxContent>
                </v:textbox>
                <w10:wrap type="none" side="bothSides" anchorx="text"/>
              </v:rect>
            </w:pict>
          </mc:Fallback>
        </mc:AlternateContent>
      </w:r>
    </w:p>
    <w:p>
      <w:pPr>
        <w:pStyle w:val="Body A"/>
        <w:spacing w:before="120" w:after="120" w:line="360" w:lineRule="auto"/>
        <w:jc w:val="both"/>
        <w:rPr>
          <w:color w:val="ff0000"/>
          <w:u w:color="ff0000"/>
        </w:rPr>
      </w:pPr>
      <w:r>
        <w:rPr>
          <w:color w:val="ff0000"/>
          <w:u w:color="ff0000"/>
        </w:rPr>
        <mc:AlternateContent>
          <mc:Choice Requires="wps">
            <w:drawing>
              <wp:anchor distT="0" distB="0" distL="0" distR="0" simplePos="0" relativeHeight="251665408" behindDoc="0" locked="0" layoutInCell="1" allowOverlap="1">
                <wp:simplePos x="0" y="0"/>
                <wp:positionH relativeFrom="column">
                  <wp:posOffset>2733965</wp:posOffset>
                </wp:positionH>
                <wp:positionV relativeFrom="line">
                  <wp:posOffset>182485</wp:posOffset>
                </wp:positionV>
                <wp:extent cx="9237" cy="415637"/>
                <wp:effectExtent l="0" t="0" r="0" b="0"/>
                <wp:wrapNone/>
                <wp:docPr id="1073741834" name="officeArt object" descr="Straight Connector 39"/>
                <wp:cNvGraphicFramePr/>
                <a:graphic xmlns:a="http://schemas.openxmlformats.org/drawingml/2006/main">
                  <a:graphicData uri="http://schemas.microsoft.com/office/word/2010/wordprocessingShape">
                    <wps:wsp>
                      <wps:cNvSpPr/>
                      <wps:spPr>
                        <a:xfrm>
                          <a:off x="0" y="0"/>
                          <a:ext cx="9237" cy="415637"/>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215.3pt;margin-top:14.4pt;width:0.7pt;height:32.7pt;z-index:25166540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w:spacing w:before="120" w:after="120" w:line="360" w:lineRule="auto"/>
        <w:jc w:val="both"/>
        <w:rPr>
          <w:color w:val="ff0000"/>
          <w:u w:color="ff0000"/>
        </w:rPr>
      </w:pPr>
      <w:r>
        <w:rPr>
          <w:color w:val="ff0000"/>
          <w:u w:color="ff0000"/>
        </w:rPr>
        <mc:AlternateContent>
          <mc:Choice Requires="wps">
            <w:drawing>
              <wp:anchor distT="0" distB="0" distL="0" distR="0" simplePos="0" relativeHeight="251666432" behindDoc="0" locked="0" layoutInCell="1" allowOverlap="1">
                <wp:simplePos x="0" y="0"/>
                <wp:positionH relativeFrom="column">
                  <wp:posOffset>2743200</wp:posOffset>
                </wp:positionH>
                <wp:positionV relativeFrom="line">
                  <wp:posOffset>259137</wp:posOffset>
                </wp:positionV>
                <wp:extent cx="0" cy="221673"/>
                <wp:effectExtent l="0" t="0" r="0" b="0"/>
                <wp:wrapNone/>
                <wp:docPr id="1073741835" name="officeArt object" descr="Straight Connector 43"/>
                <wp:cNvGraphicFramePr/>
                <a:graphic xmlns:a="http://schemas.openxmlformats.org/drawingml/2006/main">
                  <a:graphicData uri="http://schemas.microsoft.com/office/word/2010/wordprocessingShape">
                    <wps:wsp>
                      <wps:cNvSpPr/>
                      <wps:spPr>
                        <a:xfrm>
                          <a:off x="0" y="0"/>
                          <a:ext cx="0" cy="221673"/>
                        </a:xfrm>
                        <a:prstGeom prst="line">
                          <a:avLst/>
                        </a:prstGeom>
                        <a:noFill/>
                        <a:ln w="9525" cap="flat">
                          <a:solidFill>
                            <a:srgbClr val="000000"/>
                          </a:solidFill>
                          <a:prstDash val="solid"/>
                          <a:round/>
                        </a:ln>
                        <a:effectLst/>
                      </wps:spPr>
                      <wps:bodyPr/>
                    </wps:wsp>
                  </a:graphicData>
                </a:graphic>
              </wp:anchor>
            </w:drawing>
          </mc:Choice>
          <mc:Fallback>
            <w:pict>
              <v:line id="_x0000_s1032" style="visibility:visible;position:absolute;margin-left:216.0pt;margin-top:20.4pt;width:0.0pt;height:17.5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61312" behindDoc="0" locked="0" layoutInCell="1" allowOverlap="1">
                <wp:simplePos x="0" y="0"/>
                <wp:positionH relativeFrom="column">
                  <wp:posOffset>3730625</wp:posOffset>
                </wp:positionH>
                <wp:positionV relativeFrom="line">
                  <wp:posOffset>45719</wp:posOffset>
                </wp:positionV>
                <wp:extent cx="988059" cy="406400"/>
                <wp:effectExtent l="0" t="0" r="0" b="0"/>
                <wp:wrapNone/>
                <wp:docPr id="1073741836" name="officeArt object" descr="Rectangle 35"/>
                <wp:cNvGraphicFramePr/>
                <a:graphic xmlns:a="http://schemas.openxmlformats.org/drawingml/2006/main">
                  <a:graphicData uri="http://schemas.microsoft.com/office/word/2010/wordprocessingShape">
                    <wps:wsp>
                      <wps:cNvSpPr/>
                      <wps:spPr>
                        <a:xfrm>
                          <a:off x="0" y="0"/>
                          <a:ext cx="988059" cy="406400"/>
                        </a:xfrm>
                        <a:prstGeom prst="rect">
                          <a:avLst/>
                        </a:prstGeom>
                        <a:solidFill>
                          <a:srgbClr val="FFFFFF"/>
                        </a:solidFill>
                        <a:ln w="25400" cap="flat">
                          <a:solidFill>
                            <a:schemeClr val="accent6"/>
                          </a:solidFill>
                          <a:prstDash val="solid"/>
                          <a:round/>
                        </a:ln>
                        <a:effectLst/>
                      </wps:spPr>
                      <wps:txbx>
                        <w:txbxContent>
                          <w:p>
                            <w:pPr>
                              <w:pStyle w:val="Body"/>
                              <w:jc w:val="center"/>
                            </w:pPr>
                            <w:r>
                              <w:rPr>
                                <w:rFonts w:ascii="Times New Roman" w:hAnsi="Times New Roman"/>
                                <w:b w:val="1"/>
                                <w:bCs w:val="1"/>
                                <w:sz w:val="18"/>
                                <w:szCs w:val="18"/>
                                <w:rtl w:val="0"/>
                                <w:lang w:val="en-US"/>
                              </w:rPr>
                              <w:t>E. Scoring Mechanism</w:t>
                            </w:r>
                          </w:p>
                        </w:txbxContent>
                      </wps:txbx>
                      <wps:bodyPr wrap="square" lIns="45719" tIns="45719" rIns="45719" bIns="45719" numCol="1" anchor="ctr">
                        <a:noAutofit/>
                      </wps:bodyPr>
                    </wps:wsp>
                  </a:graphicData>
                </a:graphic>
              </wp:anchor>
            </w:drawing>
          </mc:Choice>
          <mc:Fallback>
            <w:pict>
              <v:rect id="_x0000_s1033" style="visibility:visible;position:absolute;margin-left:293.8pt;margin-top:3.6pt;width:77.8pt;height:32.0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18"/>
                          <w:szCs w:val="18"/>
                          <w:rtl w:val="0"/>
                          <w:lang w:val="en-US"/>
                        </w:rPr>
                        <w:t>E. Scoring Mechanism</w:t>
                      </w:r>
                    </w:p>
                  </w:txbxContent>
                </v:textbox>
                <w10:wrap type="none" side="bothSides" anchorx="text"/>
              </v:rect>
            </w:pict>
          </mc:Fallback>
        </mc:AlternateContent>
      </w:r>
      <w:r>
        <w:rPr>
          <w:color w:val="ff0000"/>
          <w:u w:color="ff0000"/>
        </w:rPr>
        <mc:AlternateContent>
          <mc:Choice Requires="wps">
            <w:drawing>
              <wp:anchor distT="0" distB="0" distL="0" distR="0" simplePos="0" relativeHeight="251664384" behindDoc="0" locked="0" layoutInCell="1" allowOverlap="1">
                <wp:simplePos x="0" y="0"/>
                <wp:positionH relativeFrom="column">
                  <wp:posOffset>628015</wp:posOffset>
                </wp:positionH>
                <wp:positionV relativeFrom="line">
                  <wp:posOffset>73660</wp:posOffset>
                </wp:positionV>
                <wp:extent cx="1098550" cy="406400"/>
                <wp:effectExtent l="0" t="0" r="0" b="0"/>
                <wp:wrapNone/>
                <wp:docPr id="1073741837" name="officeArt object" descr="Rectangle 38"/>
                <wp:cNvGraphicFramePr/>
                <a:graphic xmlns:a="http://schemas.openxmlformats.org/drawingml/2006/main">
                  <a:graphicData uri="http://schemas.microsoft.com/office/word/2010/wordprocessingShape">
                    <wps:wsp>
                      <wps:cNvSpPr/>
                      <wps:spPr>
                        <a:xfrm>
                          <a:off x="0" y="0"/>
                          <a:ext cx="1098550" cy="406400"/>
                        </a:xfrm>
                        <a:prstGeom prst="rect">
                          <a:avLst/>
                        </a:prstGeom>
                        <a:solidFill>
                          <a:srgbClr val="FFFFFF"/>
                        </a:solidFill>
                        <a:ln w="25400" cap="flat">
                          <a:solidFill>
                            <a:schemeClr val="accent6"/>
                          </a:solidFill>
                          <a:prstDash val="solid"/>
                          <a:round/>
                        </a:ln>
                        <a:effectLst/>
                      </wps:spPr>
                      <wps:txbx>
                        <w:txbxContent>
                          <w:p>
                            <w:pPr>
                              <w:pStyle w:val="Body"/>
                              <w:jc w:val="center"/>
                            </w:pPr>
                            <w:r>
                              <w:rPr>
                                <w:rFonts w:ascii="Times New Roman" w:hAnsi="Times New Roman"/>
                                <w:b w:val="1"/>
                                <w:bCs w:val="1"/>
                                <w:sz w:val="18"/>
                                <w:szCs w:val="18"/>
                                <w:rtl w:val="0"/>
                                <w:lang w:val="en-US"/>
                              </w:rPr>
                              <w:t>A. Pre-processing of Data</w:t>
                            </w:r>
                          </w:p>
                        </w:txbxContent>
                      </wps:txbx>
                      <wps:bodyPr wrap="square" lIns="45719" tIns="45719" rIns="45719" bIns="45719" numCol="1" anchor="ctr">
                        <a:noAutofit/>
                      </wps:bodyPr>
                    </wps:wsp>
                  </a:graphicData>
                </a:graphic>
              </wp:anchor>
            </w:drawing>
          </mc:Choice>
          <mc:Fallback>
            <w:pict>
              <v:rect id="_x0000_s1034" style="visibility:visible;position:absolute;margin-left:49.5pt;margin-top:5.8pt;width:86.5pt;height:32.0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18"/>
                          <w:szCs w:val="18"/>
                          <w:rtl w:val="0"/>
                          <w:lang w:val="en-US"/>
                        </w:rPr>
                        <w:t>A. Pre-processing of Data</w:t>
                      </w:r>
                    </w:p>
                  </w:txbxContent>
                </v:textbox>
                <w10:wrap type="none" side="bothSides" anchorx="text"/>
              </v:rect>
            </w:pict>
          </mc:Fallback>
        </mc:AlternateContent>
      </w:r>
    </w:p>
    <w:p>
      <w:pPr>
        <w:pStyle w:val="Body A"/>
        <w:spacing w:before="120" w:after="120" w:line="360" w:lineRule="auto"/>
        <w:jc w:val="both"/>
        <w:rPr>
          <w:color w:val="ff0000"/>
          <w:u w:color="ff0000"/>
        </w:rPr>
      </w:pPr>
      <w:r>
        <w:rPr>
          <w:color w:val="ff0000"/>
          <w:u w:color="ff0000"/>
        </w:rPr>
        <mc:AlternateContent>
          <mc:Choice Requires="wps">
            <w:drawing>
              <wp:anchor distT="0" distB="0" distL="0" distR="0" simplePos="0" relativeHeight="251670528" behindDoc="0" locked="0" layoutInCell="1" allowOverlap="1">
                <wp:simplePos x="0" y="0"/>
                <wp:positionH relativeFrom="column">
                  <wp:posOffset>3617002</wp:posOffset>
                </wp:positionH>
                <wp:positionV relativeFrom="line">
                  <wp:posOffset>141719</wp:posOffset>
                </wp:positionV>
                <wp:extent cx="0" cy="221674"/>
                <wp:effectExtent l="0" t="0" r="0" b="0"/>
                <wp:wrapNone/>
                <wp:docPr id="1073741838" name="officeArt object" descr="Straight Arrow Connector 47"/>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5" style="visibility:visible;position:absolute;margin-left:284.8pt;margin-top:11.2pt;width:0.0pt;height:17.5pt;z-index:25167052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69504" behindDoc="0" locked="0" layoutInCell="1" allowOverlap="1">
                <wp:simplePos x="0" y="0"/>
                <wp:positionH relativeFrom="column">
                  <wp:posOffset>2712242</wp:posOffset>
                </wp:positionH>
                <wp:positionV relativeFrom="line">
                  <wp:posOffset>141719</wp:posOffset>
                </wp:positionV>
                <wp:extent cx="0" cy="221674"/>
                <wp:effectExtent l="0" t="0" r="0" b="0"/>
                <wp:wrapNone/>
                <wp:docPr id="1073741839" name="officeArt object" descr="Straight Arrow Connector 46"/>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6" style="visibility:visible;position:absolute;margin-left:213.6pt;margin-top:11.2pt;width:0.0pt;height:17.5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68480" behindDoc="0" locked="0" layoutInCell="1" allowOverlap="1">
                <wp:simplePos x="0" y="0"/>
                <wp:positionH relativeFrom="column">
                  <wp:posOffset>1862497</wp:posOffset>
                </wp:positionH>
                <wp:positionV relativeFrom="line">
                  <wp:posOffset>141719</wp:posOffset>
                </wp:positionV>
                <wp:extent cx="0" cy="221674"/>
                <wp:effectExtent l="0" t="0" r="0" b="0"/>
                <wp:wrapNone/>
                <wp:docPr id="1073741840" name="officeArt object" descr="Straight Arrow Connector 45"/>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7" style="visibility:visible;position:absolute;margin-left:146.7pt;margin-top:11.2pt;width:0.0pt;height:17.5pt;z-index:25166848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color w:val="ff0000"/>
          <w:u w:color="ff0000"/>
        </w:rPr>
        <mc:AlternateContent>
          <mc:Choice Requires="wps">
            <w:drawing>
              <wp:anchor distT="0" distB="0" distL="0" distR="0" simplePos="0" relativeHeight="251667456" behindDoc="0" locked="0" layoutInCell="1" allowOverlap="1">
                <wp:simplePos x="0" y="0"/>
                <wp:positionH relativeFrom="column">
                  <wp:posOffset>1898216</wp:posOffset>
                </wp:positionH>
                <wp:positionV relativeFrom="line">
                  <wp:posOffset>136901</wp:posOffset>
                </wp:positionV>
                <wp:extent cx="1754910" cy="57"/>
                <wp:effectExtent l="0" t="0" r="0" b="0"/>
                <wp:wrapNone/>
                <wp:docPr id="1073741841" name="officeArt object" descr="Straight Connector 44"/>
                <wp:cNvGraphicFramePr/>
                <a:graphic xmlns:a="http://schemas.openxmlformats.org/drawingml/2006/main">
                  <a:graphicData uri="http://schemas.microsoft.com/office/word/2010/wordprocessingShape">
                    <wps:wsp>
                      <wps:cNvSpPr/>
                      <wps:spPr>
                        <a:xfrm flipV="1">
                          <a:off x="0" y="0"/>
                          <a:ext cx="1754910" cy="57"/>
                        </a:xfrm>
                        <a:prstGeom prst="line">
                          <a:avLst/>
                        </a:prstGeom>
                        <a:noFill/>
                        <a:ln w="9525" cap="flat">
                          <a:solidFill>
                            <a:srgbClr val="000000"/>
                          </a:solidFill>
                          <a:prstDash val="solid"/>
                          <a:round/>
                        </a:ln>
                        <a:effectLst/>
                      </wps:spPr>
                      <wps:bodyPr/>
                    </wps:wsp>
                  </a:graphicData>
                </a:graphic>
              </wp:anchor>
            </w:drawing>
          </mc:Choice>
          <mc:Fallback>
            <w:pict>
              <v:line id="_x0000_s1038" style="visibility:visible;position:absolute;margin-left:149.5pt;margin-top:10.8pt;width:138.2pt;height:0.0pt;z-index:251667456;mso-position-horizontal:absolute;mso-position-horizontal-relative:text;mso-position-vertical:absolute;mso-position-vertical-relative:line;mso-wrap-distance-left:0.0pt;mso-wrap-distance-top:0.0pt;mso-wrap-distance-right:0.0pt;mso-wrap-distance-bottom:0.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w:spacing w:before="120" w:after="120" w:line="360" w:lineRule="auto"/>
        <w:jc w:val="both"/>
        <w:rPr>
          <w:color w:val="ff0000"/>
          <w:u w:color="ff0000"/>
        </w:rPr>
      </w:pPr>
      <w:r>
        <w:rPr>
          <w:color w:val="ff0000"/>
          <w:u w:color="ff0000"/>
        </w:rPr>
        <mc:AlternateContent>
          <mc:Choice Requires="wps">
            <w:drawing>
              <wp:anchor distT="0" distB="0" distL="0" distR="0" simplePos="0" relativeHeight="251663360" behindDoc="0" locked="0" layoutInCell="1" allowOverlap="1">
                <wp:simplePos x="0" y="0"/>
                <wp:positionH relativeFrom="column">
                  <wp:posOffset>1237615</wp:posOffset>
                </wp:positionH>
                <wp:positionV relativeFrom="line">
                  <wp:posOffset>24129</wp:posOffset>
                </wp:positionV>
                <wp:extent cx="1015364" cy="406400"/>
                <wp:effectExtent l="0" t="0" r="0" b="0"/>
                <wp:wrapNone/>
                <wp:docPr id="1073741842" name="officeArt object" descr="Rectangle 37"/>
                <wp:cNvGraphicFramePr/>
                <a:graphic xmlns:a="http://schemas.openxmlformats.org/drawingml/2006/main">
                  <a:graphicData uri="http://schemas.microsoft.com/office/word/2010/wordprocessingShape">
                    <wps:wsp>
                      <wps:cNvSpPr/>
                      <wps:spPr>
                        <a:xfrm>
                          <a:off x="0" y="0"/>
                          <a:ext cx="1015364" cy="406400"/>
                        </a:xfrm>
                        <a:prstGeom prst="rect">
                          <a:avLst/>
                        </a:prstGeom>
                        <a:solidFill>
                          <a:srgbClr val="FFFFFF"/>
                        </a:solidFill>
                        <a:ln w="25400" cap="flat">
                          <a:solidFill>
                            <a:schemeClr val="accent6"/>
                          </a:solidFill>
                          <a:prstDash val="solid"/>
                          <a:round/>
                        </a:ln>
                        <a:effectLst/>
                      </wps:spPr>
                      <wps:txbx>
                        <w:txbxContent>
                          <w:p>
                            <w:pPr>
                              <w:pStyle w:val="Body"/>
                            </w:pPr>
                            <w:r>
                              <w:rPr>
                                <w:rFonts w:ascii="Times New Roman" w:hAnsi="Times New Roman"/>
                                <w:b w:val="1"/>
                                <w:bCs w:val="1"/>
                                <w:sz w:val="18"/>
                                <w:szCs w:val="18"/>
                                <w:rtl w:val="0"/>
                                <w:lang w:val="en-US"/>
                              </w:rPr>
                              <w:t>B. Constructing Feature Set</w:t>
                            </w:r>
                          </w:p>
                        </w:txbxContent>
                      </wps:txbx>
                      <wps:bodyPr wrap="square" lIns="45719" tIns="45719" rIns="45719" bIns="45719" numCol="1" anchor="ctr">
                        <a:noAutofit/>
                      </wps:bodyPr>
                    </wps:wsp>
                  </a:graphicData>
                </a:graphic>
              </wp:anchor>
            </w:drawing>
          </mc:Choice>
          <mc:Fallback>
            <w:pict>
              <v:rect id="_x0000_s1039" style="visibility:visible;position:absolute;margin-left:97.4pt;margin-top:1.9pt;width:79.9pt;height:32.0pt;z-index:251663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pPr>
                      <w:r>
                        <w:rPr>
                          <w:rFonts w:ascii="Times New Roman" w:hAnsi="Times New Roman"/>
                          <w:b w:val="1"/>
                          <w:bCs w:val="1"/>
                          <w:sz w:val="18"/>
                          <w:szCs w:val="18"/>
                          <w:rtl w:val="0"/>
                          <w:lang w:val="en-US"/>
                        </w:rPr>
                        <w:t>B. Constructing Feature Set</w:t>
                      </w:r>
                    </w:p>
                  </w:txbxContent>
                </v:textbox>
                <w10:wrap type="none" side="bothSides" anchorx="text"/>
              </v:rect>
            </w:pict>
          </mc:Fallback>
        </mc:AlternateContent>
      </w:r>
      <w:r>
        <w:rPr>
          <w:color w:val="ff0000"/>
          <w:u w:color="ff0000"/>
        </w:rPr>
        <mc:AlternateContent>
          <mc:Choice Requires="wps">
            <w:drawing>
              <wp:anchor distT="0" distB="0" distL="0" distR="0" simplePos="0" relativeHeight="251660288" behindDoc="0" locked="0" layoutInCell="1" allowOverlap="1">
                <wp:simplePos x="0" y="0"/>
                <wp:positionH relativeFrom="column">
                  <wp:posOffset>3426460</wp:posOffset>
                </wp:positionH>
                <wp:positionV relativeFrom="line">
                  <wp:posOffset>24129</wp:posOffset>
                </wp:positionV>
                <wp:extent cx="1071245" cy="406400"/>
                <wp:effectExtent l="0" t="0" r="0" b="0"/>
                <wp:wrapNone/>
                <wp:docPr id="1073741843" name="officeArt object" descr="Rectangle 34"/>
                <wp:cNvGraphicFramePr/>
                <a:graphic xmlns:a="http://schemas.openxmlformats.org/drawingml/2006/main">
                  <a:graphicData uri="http://schemas.microsoft.com/office/word/2010/wordprocessingShape">
                    <wps:wsp>
                      <wps:cNvSpPr/>
                      <wps:spPr>
                        <a:xfrm>
                          <a:off x="0" y="0"/>
                          <a:ext cx="1071245" cy="406400"/>
                        </a:xfrm>
                        <a:prstGeom prst="rect">
                          <a:avLst/>
                        </a:prstGeom>
                        <a:solidFill>
                          <a:srgbClr val="FFFFFF"/>
                        </a:solidFill>
                        <a:ln w="25400" cap="flat">
                          <a:solidFill>
                            <a:schemeClr val="accent6"/>
                          </a:solidFill>
                          <a:prstDash val="solid"/>
                          <a:round/>
                        </a:ln>
                        <a:effectLst/>
                      </wps:spPr>
                      <wps:txbx>
                        <w:txbxContent>
                          <w:p>
                            <w:pPr>
                              <w:pStyle w:val="Body"/>
                              <w:jc w:val="center"/>
                            </w:pPr>
                            <w:r>
                              <w:rPr>
                                <w:rFonts w:ascii="Times New Roman" w:hAnsi="Times New Roman"/>
                                <w:b w:val="1"/>
                                <w:bCs w:val="1"/>
                                <w:sz w:val="18"/>
                                <w:szCs w:val="18"/>
                                <w:rtl w:val="0"/>
                                <w:lang w:val="de-DE"/>
                              </w:rPr>
                              <w:t>D. User-Item Matrix</w:t>
                            </w:r>
                          </w:p>
                        </w:txbxContent>
                      </wps:txbx>
                      <wps:bodyPr wrap="square" lIns="45719" tIns="45719" rIns="45719" bIns="45719" numCol="1" anchor="ctr">
                        <a:noAutofit/>
                      </wps:bodyPr>
                    </wps:wsp>
                  </a:graphicData>
                </a:graphic>
              </wp:anchor>
            </w:drawing>
          </mc:Choice>
          <mc:Fallback>
            <w:pict>
              <v:rect id="_x0000_s1040" style="visibility:visible;position:absolute;margin-left:269.8pt;margin-top:1.9pt;width:84.3pt;height:32.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18"/>
                          <w:szCs w:val="18"/>
                          <w:rtl w:val="0"/>
                          <w:lang w:val="de-DE"/>
                        </w:rPr>
                        <w:t>D. User-Item Matrix</w:t>
                      </w:r>
                    </w:p>
                  </w:txbxContent>
                </v:textbox>
                <w10:wrap type="none" side="bothSides" anchorx="text"/>
              </v:rect>
            </w:pict>
          </mc:Fallback>
        </mc:AlternateContent>
      </w:r>
      <w:r>
        <w:rPr>
          <w:color w:val="ff0000"/>
          <w:u w:color="ff0000"/>
        </w:rPr>
        <mc:AlternateContent>
          <mc:Choice Requires="wps">
            <w:drawing>
              <wp:anchor distT="0" distB="0" distL="0" distR="0" simplePos="0" relativeHeight="251662336" behindDoc="0" locked="0" layoutInCell="1" allowOverlap="1">
                <wp:simplePos x="0" y="0"/>
                <wp:positionH relativeFrom="column">
                  <wp:posOffset>2419812</wp:posOffset>
                </wp:positionH>
                <wp:positionV relativeFrom="line">
                  <wp:posOffset>24129</wp:posOffset>
                </wp:positionV>
                <wp:extent cx="886459" cy="406400"/>
                <wp:effectExtent l="0" t="0" r="0" b="0"/>
                <wp:wrapNone/>
                <wp:docPr id="1073741844" name="officeArt object" descr="Rectangle 36"/>
                <wp:cNvGraphicFramePr/>
                <a:graphic xmlns:a="http://schemas.openxmlformats.org/drawingml/2006/main">
                  <a:graphicData uri="http://schemas.microsoft.com/office/word/2010/wordprocessingShape">
                    <wps:wsp>
                      <wps:cNvSpPr/>
                      <wps:spPr>
                        <a:xfrm>
                          <a:off x="0" y="0"/>
                          <a:ext cx="886459" cy="406400"/>
                        </a:xfrm>
                        <a:prstGeom prst="rect">
                          <a:avLst/>
                        </a:prstGeom>
                        <a:solidFill>
                          <a:srgbClr val="FFFFFF"/>
                        </a:solidFill>
                        <a:ln w="25400" cap="flat">
                          <a:solidFill>
                            <a:schemeClr val="accent6"/>
                          </a:solidFill>
                          <a:prstDash val="solid"/>
                          <a:round/>
                        </a:ln>
                        <a:effectLst/>
                      </wps:spPr>
                      <wps:txbx>
                        <w:txbxContent>
                          <w:p>
                            <w:pPr>
                              <w:pStyle w:val="Body"/>
                              <w:jc w:val="center"/>
                            </w:pPr>
                            <w:r>
                              <w:rPr>
                                <w:rFonts w:ascii="Times New Roman" w:hAnsi="Times New Roman"/>
                                <w:b w:val="1"/>
                                <w:bCs w:val="1"/>
                                <w:sz w:val="18"/>
                                <w:szCs w:val="18"/>
                                <w:rtl w:val="0"/>
                                <w:lang w:val="en-US"/>
                              </w:rPr>
                              <w:t>C. Training Process</w:t>
                            </w:r>
                          </w:p>
                        </w:txbxContent>
                      </wps:txbx>
                      <wps:bodyPr wrap="square" lIns="45719" tIns="45719" rIns="45719" bIns="45719" numCol="1" anchor="ctr">
                        <a:noAutofit/>
                      </wps:bodyPr>
                    </wps:wsp>
                  </a:graphicData>
                </a:graphic>
              </wp:anchor>
            </w:drawing>
          </mc:Choice>
          <mc:Fallback>
            <w:pict>
              <v:rect id="_x0000_s1041" style="visibility:visible;position:absolute;margin-left:190.5pt;margin-top:1.9pt;width:69.8pt;height:32.0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18"/>
                          <w:szCs w:val="18"/>
                          <w:rtl w:val="0"/>
                          <w:lang w:val="en-US"/>
                        </w:rPr>
                        <w:t>C. Training Process</w:t>
                      </w:r>
                    </w:p>
                  </w:txbxContent>
                </v:textbox>
                <w10:wrap type="none" side="bothSides" anchorx="text"/>
              </v:rect>
            </w:pict>
          </mc:Fallback>
        </mc:AlternateContent>
      </w:r>
    </w:p>
    <w:p>
      <w:pPr>
        <w:pStyle w:val="Body A"/>
        <w:spacing w:before="120" w:after="120" w:line="360" w:lineRule="auto"/>
        <w:jc w:val="both"/>
        <w:rPr>
          <w:color w:val="ff0000"/>
          <w:u w:color="ff0000"/>
        </w:rPr>
      </w:pPr>
    </w:p>
    <w:p>
      <w:pPr>
        <w:pStyle w:val="Body A"/>
        <w:tabs>
          <w:tab w:val="left" w:pos="3825"/>
        </w:tabs>
        <w:spacing w:before="120" w:after="120" w:line="360" w:lineRule="auto"/>
        <w:jc w:val="center"/>
        <w:rPr>
          <w:b w:val="1"/>
          <w:bCs w:val="1"/>
          <w:color w:val="ff0000"/>
          <w:sz w:val="20"/>
          <w:szCs w:val="20"/>
          <w:u w:color="ff0000"/>
        </w:rPr>
      </w:pPr>
      <w:r>
        <w:rPr>
          <w:b w:val="1"/>
          <w:bCs w:val="1"/>
          <w:color w:val="ff0000"/>
          <w:sz w:val="20"/>
          <w:szCs w:val="20"/>
          <w:u w:color="ff0000"/>
          <w:rtl w:val="0"/>
          <w:lang w:val="en-US"/>
        </w:rPr>
        <w:t>Figure 5: Detailed Design of Section V: Experimental result and Analysis</w:t>
      </w:r>
    </w:p>
    <w:p>
      <w:pPr>
        <w:pStyle w:val="Body A"/>
        <w:spacing w:before="120" w:after="120" w:line="360" w:lineRule="auto"/>
        <w:jc w:val="both"/>
        <w:rPr>
          <w:color w:val="ff0000"/>
          <w:u w:color="ff0000"/>
        </w:rPr>
      </w:pPr>
    </w:p>
    <w:p>
      <w:pPr>
        <w:pStyle w:val="Body A"/>
        <w:spacing w:before="120" w:after="120" w:line="360" w:lineRule="auto"/>
        <w:jc w:val="both"/>
      </w:pPr>
      <w:r>
        <w:rPr>
          <w:color w:val="ff0000"/>
          <w:u w:color="ff0000"/>
          <w:rtl w:val="0"/>
          <w:lang w:val="en-US"/>
        </w:rPr>
        <w:t>The five subsections depicted in Figure 5, are the five steps for constructing recommendation system. The proposed system uses</w:t>
      </w:r>
      <w:r>
        <w:rPr>
          <w:rtl w:val="0"/>
          <w:lang w:val="en-US"/>
        </w:rPr>
        <w:t xml:space="preserve"> </w:t>
      </w:r>
      <w:r>
        <w:rPr>
          <w:i w:val="1"/>
          <w:iCs w:val="1"/>
          <w:rtl w:val="0"/>
          <w:lang w:val="en-US"/>
        </w:rPr>
        <w:t>jupyter notebook</w:t>
      </w:r>
      <w:r>
        <w:rPr>
          <w:rtl w:val="0"/>
          <w:lang w:val="en-US"/>
        </w:rPr>
        <w:t xml:space="preserve"> for implementation of each module and the pre-requisites mentioned above require </w:t>
      </w:r>
      <w:r>
        <w:rPr>
          <w:i w:val="1"/>
          <w:iCs w:val="1"/>
          <w:rtl w:val="0"/>
          <w:lang w:val="en-US"/>
        </w:rPr>
        <w:t>nltk.download()</w:t>
      </w:r>
      <w:r>
        <w:rPr>
          <w:rtl w:val="0"/>
          <w:lang w:val="en-US"/>
        </w:rPr>
        <w:t xml:space="preserve"> function to download the various libraries. The loading of dataset into python is helped by the use of </w:t>
      </w:r>
      <w:r>
        <w:rPr>
          <w:i w:val="1"/>
          <w:iCs w:val="1"/>
          <w:color w:val="ff0000"/>
          <w:u w:color="ff0000"/>
          <w:rtl w:val="0"/>
          <w:lang w:val="en-US"/>
        </w:rPr>
        <w:t>pandas</w:t>
      </w:r>
      <w:r>
        <w:rPr>
          <w:color w:val="ff0000"/>
          <w:u w:color="ff0000"/>
          <w:rtl w:val="0"/>
          <w:lang w:val="en-US"/>
        </w:rPr>
        <w:t xml:space="preserve"> [5]. </w:t>
      </w:r>
      <w:r>
        <w:rPr>
          <w:i w:val="1"/>
          <w:iCs w:val="1"/>
          <w:color w:val="ff0000"/>
          <w:u w:color="ff0000"/>
          <w:rtl w:val="0"/>
          <w:lang w:val="en-US"/>
        </w:rPr>
        <w:t xml:space="preserve">Numpy </w:t>
      </w:r>
      <w:r>
        <w:rPr>
          <w:i w:val="1"/>
          <w:iCs w:val="1"/>
          <w:rtl w:val="0"/>
          <w:lang w:val="en-US"/>
        </w:rPr>
        <w:t>library</w:t>
      </w:r>
      <w:r>
        <w:rPr>
          <w:rtl w:val="0"/>
          <w:lang w:val="en-US"/>
        </w:rPr>
        <w:t xml:space="preserve"> is used for ease of processing. The </w:t>
      </w:r>
      <w:r>
        <w:rPr>
          <w:color w:val="ff0000"/>
          <w:u w:color="ff0000"/>
          <w:rtl w:val="0"/>
          <w:lang w:val="en-US"/>
        </w:rPr>
        <w:t xml:space="preserve">loaded datasets has been shown in </w:t>
      </w:r>
      <w:r>
        <w:rPr>
          <w:rtl w:val="0"/>
          <w:lang w:val="en-US"/>
        </w:rPr>
        <w:t xml:space="preserve">Figure 6. Where the reviews have a serial no and the text, and the course id . </w:t>
      </w:r>
      <w:r>
        <w:rPr>
          <w:rtl w:val="0"/>
          <w:lang w:val="en-US"/>
        </w:rPr>
        <w:t>‘</w:t>
      </w:r>
      <w:r>
        <w:rPr>
          <w:i w:val="1"/>
          <w:iCs w:val="1"/>
          <w:rtl w:val="0"/>
          <w:lang w:val="en-US"/>
        </w:rPr>
        <w:t>nltk</w:t>
      </w:r>
      <w:r>
        <w:rPr>
          <w:i w:val="1"/>
          <w:iCs w:val="1"/>
          <w:rtl w:val="0"/>
          <w:lang w:val="en-US"/>
        </w:rPr>
        <w:t>’</w:t>
      </w:r>
      <w:r>
        <w:rPr>
          <w:rtl w:val="0"/>
          <w:lang w:val="en-US"/>
        </w:rPr>
        <w:t xml:space="preserve"> library has been used to deal with the pre-processing.</w:t>
      </w:r>
    </w:p>
    <w:p>
      <w:pPr>
        <w:pStyle w:val="Body A"/>
        <w:spacing w:before="120" w:after="120" w:line="360" w:lineRule="auto"/>
        <w:jc w:val="both"/>
      </w:pPr>
      <w:r>
        <w:drawing>
          <wp:inline distT="0" distB="0" distL="0" distR="0">
            <wp:extent cx="5493385" cy="4780280"/>
            <wp:effectExtent l="0" t="0" r="0" b="0"/>
            <wp:docPr id="1073741845"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45" name="figure 5.1.png" descr="figure 5.1.png"/>
                    <pic:cNvPicPr>
                      <a:picLocks noChangeAspect="1"/>
                    </pic:cNvPicPr>
                  </pic:nvPicPr>
                  <pic:blipFill>
                    <a:blip r:embed="rId8">
                      <a:extLst/>
                    </a:blip>
                    <a:stretch>
                      <a:fillRect/>
                    </a:stretch>
                  </pic:blipFill>
                  <pic:spPr>
                    <a:xfrm>
                      <a:off x="0" y="0"/>
                      <a:ext cx="5493385" cy="4780280"/>
                    </a:xfrm>
                    <a:prstGeom prst="rect">
                      <a:avLst/>
                    </a:prstGeom>
                    <a:ln w="12700" cap="flat">
                      <a:noFill/>
                      <a:miter lim="400000"/>
                    </a:ln>
                    <a:effectLst/>
                  </pic:spPr>
                </pic:pic>
              </a:graphicData>
            </a:graphic>
          </wp:inline>
        </w:drawing>
      </w:r>
    </w:p>
    <w:p>
      <w:pPr>
        <w:pStyle w:val="Body A"/>
        <w:spacing w:before="120" w:after="120" w:line="360" w:lineRule="auto"/>
        <w:jc w:val="center"/>
      </w:pPr>
      <w:r>
        <w:rPr>
          <w:b w:val="1"/>
          <w:bCs w:val="1"/>
          <w:sz w:val="20"/>
          <w:szCs w:val="20"/>
          <w:rtl w:val="0"/>
          <w:lang w:val="en-US"/>
        </w:rPr>
        <w:t>Figure 6: Set of reviews loaded into ipython notebook</w:t>
      </w:r>
      <w:r>
        <w:rPr>
          <w:rFonts w:ascii="Arial Unicode MS" w:cs="Arial Unicode MS" w:hAnsi="Arial Unicode MS" w:eastAsia="Arial Unicode MS"/>
          <w:b w:val="0"/>
          <w:bCs w:val="0"/>
          <w:i w:val="0"/>
          <w:iCs w:val="0"/>
          <w:sz w:val="20"/>
          <w:szCs w:val="20"/>
        </w:rPr>
        <w:br w:type="page"/>
      </w:r>
    </w:p>
    <w:p>
      <w:pPr>
        <w:pStyle w:val="Body A"/>
        <w:numPr>
          <w:ilvl w:val="0"/>
          <w:numId w:val="14"/>
        </w:numPr>
        <w:spacing w:before="120" w:after="120" w:line="360" w:lineRule="auto"/>
        <w:jc w:val="both"/>
        <w:rPr>
          <w:lang w:val="en-US"/>
        </w:rPr>
      </w:pPr>
      <w:r>
        <w:rPr>
          <w:b w:val="1"/>
          <w:bCs w:val="1"/>
          <w:rtl w:val="0"/>
          <w:lang w:val="en-US"/>
        </w:rPr>
        <w:t>Preprocessing of data</w:t>
      </w:r>
    </w:p>
    <w:p>
      <w:pPr>
        <w:pStyle w:val="Body A"/>
        <w:spacing w:before="120" w:after="120" w:line="360" w:lineRule="auto"/>
        <w:jc w:val="both"/>
        <w:rPr>
          <w:color w:val="ff0000"/>
          <w:u w:color="ff0000"/>
        </w:rPr>
      </w:pPr>
      <w:r>
        <w:rPr>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 array and the set was subtracted from 10000 to get new indexes which contained only English reviews [5]. </w:t>
      </w:r>
      <w:r>
        <w:rPr>
          <w:color w:val="ff0000"/>
          <w:u w:color="ff0000"/>
          <w:rtl w:val="0"/>
          <w:lang w:val="en-US"/>
        </w:rPr>
        <w:t>This</w:t>
      </w:r>
      <w:r>
        <w:rPr>
          <w:rtl w:val="0"/>
          <w:lang w:val="en-US"/>
        </w:rPr>
        <w:t xml:space="preserve"> preprocessing </w:t>
      </w:r>
      <w:r>
        <w:rPr>
          <w:color w:val="ff0000"/>
          <w:u w:color="ff0000"/>
          <w:rtl w:val="0"/>
          <w:lang w:val="en-US"/>
        </w:rPr>
        <w:t xml:space="preserve">of data </w:t>
      </w:r>
      <w:r>
        <w:rPr>
          <w:rtl w:val="0"/>
          <w:lang w:val="en-US"/>
        </w:rPr>
        <w:t xml:space="preserve">can be seen in the </w:t>
      </w:r>
      <w:r>
        <w:rPr>
          <w:color w:val="ff0000"/>
          <w:u w:color="ff0000"/>
          <w:rtl w:val="0"/>
          <w:lang w:val="en-US"/>
        </w:rPr>
        <w:t>Figure 7.</w:t>
      </w:r>
    </w:p>
    <w:p>
      <w:pPr>
        <w:pStyle w:val="Body A"/>
        <w:spacing w:before="120" w:after="120" w:line="360" w:lineRule="auto"/>
        <w:jc w:val="both"/>
      </w:pPr>
      <w:r>
        <w:drawing>
          <wp:inline distT="0" distB="0" distL="0" distR="0">
            <wp:extent cx="5493385" cy="3529965"/>
            <wp:effectExtent l="0" t="0" r="0" b="0"/>
            <wp:docPr id="1073741846"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46" name="figure 5.2.png" descr="figure 5.2.png"/>
                    <pic:cNvPicPr>
                      <a:picLocks noChangeAspect="1"/>
                    </pic:cNvPicPr>
                  </pic:nvPicPr>
                  <pic:blipFill>
                    <a:blip r:embed="rId9">
                      <a:extLst/>
                    </a:blip>
                    <a:stretch>
                      <a:fillRect/>
                    </a:stretch>
                  </pic:blipFill>
                  <pic:spPr>
                    <a:xfrm>
                      <a:off x="0" y="0"/>
                      <a:ext cx="5493385" cy="352996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color w:val="ff0000"/>
          <w:sz w:val="20"/>
          <w:szCs w:val="20"/>
          <w:u w:color="ff0000"/>
          <w:rtl w:val="0"/>
          <w:lang w:val="en-US"/>
        </w:rPr>
        <w:t xml:space="preserve">Figure 7: </w:t>
      </w:r>
      <w:r>
        <w:rPr>
          <w:b w:val="1"/>
          <w:bCs w:val="1"/>
          <w:sz w:val="20"/>
          <w:szCs w:val="20"/>
          <w:rtl w:val="0"/>
          <w:lang w:val="en-US"/>
        </w:rPr>
        <w:t>Function is_in_english_second_approach() which makes only English reviews available</w:t>
      </w:r>
    </w:p>
    <w:p>
      <w:pPr>
        <w:pStyle w:val="Default"/>
        <w:spacing w:before="100" w:after="100" w:line="360" w:lineRule="auto"/>
        <w:jc w:val="both"/>
        <w:rPr>
          <w:sz w:val="24"/>
          <w:szCs w:val="24"/>
        </w:rPr>
      </w:pPr>
    </w:p>
    <w:p>
      <w:pPr>
        <w:pStyle w:val="Default"/>
        <w:spacing w:before="100" w:after="100" w:line="360" w:lineRule="auto"/>
        <w:jc w:val="both"/>
      </w:pPr>
      <w:r>
        <w:rPr>
          <w:color w:val="ff0000"/>
          <w:sz w:val="24"/>
          <w:szCs w:val="24"/>
          <w:u w:color="ff0000"/>
          <w:rtl w:val="0"/>
          <w:lang w:val="en-US"/>
        </w:rPr>
        <w:t>The motive behind the use o</w:t>
      </w:r>
      <w:r>
        <w:rPr>
          <w:sz w:val="24"/>
          <w:szCs w:val="24"/>
          <w:rtl w:val="0"/>
          <w:lang w:val="en-US"/>
        </w:rPr>
        <w:t xml:space="preserve">f </w:t>
      </w:r>
      <w:r>
        <w:rPr>
          <w:i w:val="1"/>
          <w:iCs w:val="1"/>
          <w:sz w:val="24"/>
          <w:szCs w:val="24"/>
          <w:rtl w:val="0"/>
          <w:lang w:val="en-US"/>
        </w:rPr>
        <w:t>enchant function</w:t>
      </w:r>
      <w:r>
        <w:rPr>
          <w:sz w:val="24"/>
          <w:szCs w:val="24"/>
          <w:rtl w:val="0"/>
          <w:lang w:val="en-US"/>
        </w:rPr>
        <w:t xml:space="preserve"> rather than using the </w:t>
      </w:r>
      <w:r>
        <w:rPr>
          <w:i w:val="1"/>
          <w:iCs w:val="1"/>
          <w:sz w:val="24"/>
          <w:szCs w:val="24"/>
          <w:rtl w:val="0"/>
          <w:lang w:val="en-US"/>
        </w:rPr>
        <w:t>‘</w:t>
      </w:r>
      <w:r>
        <w:rPr>
          <w:i w:val="1"/>
          <w:iCs w:val="1"/>
          <w:sz w:val="24"/>
          <w:szCs w:val="24"/>
          <w:rtl w:val="0"/>
          <w:lang w:val="en-US"/>
        </w:rPr>
        <w:t>nltk</w:t>
      </w:r>
      <w:r>
        <w:rPr>
          <w:i w:val="1"/>
          <w:iCs w:val="1"/>
          <w:sz w:val="24"/>
          <w:szCs w:val="24"/>
          <w:rtl w:val="0"/>
          <w:lang w:val="en-US"/>
        </w:rPr>
        <w:t>’</w:t>
      </w:r>
      <w:r>
        <w:rPr>
          <w:sz w:val="24"/>
          <w:szCs w:val="24"/>
          <w:rtl w:val="0"/>
          <w:lang w:val="en-US"/>
        </w:rPr>
        <w:t xml:space="preserve"> </w:t>
      </w:r>
      <w:r>
        <w:rPr>
          <w:color w:val="ff0000"/>
          <w:sz w:val="24"/>
          <w:szCs w:val="24"/>
          <w:u w:color="ff0000"/>
          <w:rtl w:val="0"/>
          <w:lang w:val="en-US"/>
        </w:rPr>
        <w:t xml:space="preserve">inbuilt </w:t>
      </w:r>
      <w:r>
        <w:rPr>
          <w:sz w:val="24"/>
          <w:szCs w:val="24"/>
          <w:rtl w:val="0"/>
          <w:lang w:val="en-US"/>
        </w:rPr>
        <w:t xml:space="preserve">library function is to make a separate list of English words </w:t>
      </w:r>
      <w:r>
        <w:rPr>
          <w:color w:val="ff0000"/>
          <w:sz w:val="24"/>
          <w:szCs w:val="24"/>
          <w:u w:color="ff0000"/>
          <w:rtl w:val="0"/>
          <w:lang w:val="en-US"/>
        </w:rPr>
        <w:t>only</w:t>
      </w:r>
      <w:r>
        <w:rPr>
          <w:sz w:val="24"/>
          <w:szCs w:val="24"/>
          <w:rtl w:val="0"/>
          <w:lang w:val="en-US"/>
        </w:rPr>
        <w:t xml:space="preserve"> and to </w:t>
      </w:r>
      <w:r>
        <w:rPr>
          <w:color w:val="ff0000"/>
          <w:sz w:val="24"/>
          <w:szCs w:val="24"/>
          <w:u w:color="ff0000"/>
          <w:rtl w:val="0"/>
          <w:lang w:val="en-US"/>
        </w:rPr>
        <w:t xml:space="preserve">create </w:t>
      </w:r>
      <w:r>
        <w:rPr>
          <w:sz w:val="24"/>
          <w:szCs w:val="24"/>
          <w:rtl w:val="0"/>
          <w:lang w:val="en-US"/>
        </w:rPr>
        <w:t xml:space="preserve">a new table of such reviews instead of removing them from current table. </w:t>
      </w:r>
      <w:r>
        <w:rPr>
          <w:color w:val="ff0000"/>
          <w:sz w:val="24"/>
          <w:szCs w:val="24"/>
          <w:u w:color="ff0000"/>
          <w:rtl w:val="0"/>
          <w:lang w:val="en-US"/>
        </w:rPr>
        <w:t>This helps in effective computation of the text.</w:t>
      </w:r>
      <w:r>
        <w:rPr>
          <w:sz w:val="24"/>
          <w:szCs w:val="24"/>
          <w:rtl w:val="0"/>
          <w:lang w:val="en-US"/>
        </w:rPr>
        <w:t xml:space="preserve"> Code snippet for the same is shown in the </w:t>
      </w:r>
      <w:r>
        <w:rPr>
          <w:color w:val="ff0000"/>
          <w:sz w:val="24"/>
          <w:szCs w:val="24"/>
          <w:u w:color="ff0000"/>
          <w:rtl w:val="0"/>
          <w:lang w:val="en-US"/>
        </w:rPr>
        <w:t>Figure 8.</w:t>
      </w:r>
    </w:p>
    <w:p>
      <w:pPr>
        <w:pStyle w:val="Body A"/>
        <w:spacing w:before="120" w:after="120" w:line="360" w:lineRule="auto"/>
        <w:jc w:val="both"/>
      </w:pPr>
      <w:r>
        <w:drawing>
          <wp:inline distT="0" distB="0" distL="0" distR="0">
            <wp:extent cx="5727700" cy="1041400"/>
            <wp:effectExtent l="0" t="0" r="0" b="0"/>
            <wp:docPr id="1073741847" name="officeArt object" descr="Image2"/>
            <wp:cNvGraphicFramePr/>
            <a:graphic xmlns:a="http://schemas.openxmlformats.org/drawingml/2006/main">
              <a:graphicData uri="http://schemas.openxmlformats.org/drawingml/2006/picture">
                <pic:pic xmlns:pic="http://schemas.openxmlformats.org/drawingml/2006/picture">
                  <pic:nvPicPr>
                    <pic:cNvPr id="1073741847" name="Image2" descr="Image2"/>
                    <pic:cNvPicPr>
                      <a:picLocks noChangeAspect="1"/>
                    </pic:cNvPicPr>
                  </pic:nvPicPr>
                  <pic:blipFill>
                    <a:blip r:embed="rId10">
                      <a:extLst/>
                    </a:blip>
                    <a:stretch>
                      <a:fillRect/>
                    </a:stretch>
                  </pic:blipFill>
                  <pic:spPr>
                    <a:xfrm>
                      <a:off x="0" y="0"/>
                      <a:ext cx="5727700" cy="104140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color w:val="ff0000"/>
          <w:sz w:val="20"/>
          <w:szCs w:val="20"/>
          <w:u w:color="ff0000"/>
          <w:rtl w:val="0"/>
          <w:lang w:val="en-US"/>
        </w:rPr>
        <w:t xml:space="preserve">Figure 8: </w:t>
      </w:r>
      <w:r>
        <w:rPr>
          <w:b w:val="1"/>
          <w:bCs w:val="1"/>
          <w:sz w:val="20"/>
          <w:szCs w:val="20"/>
          <w:rtl w:val="0"/>
          <w:lang w:val="en-US"/>
        </w:rPr>
        <w:t>Enchant function</w:t>
      </w:r>
    </w:p>
    <w:p>
      <w:pPr>
        <w:pStyle w:val="Body A"/>
        <w:spacing w:before="120" w:after="120" w:line="360" w:lineRule="auto"/>
        <w:jc w:val="both"/>
      </w:pPr>
      <w:r>
        <w:drawing>
          <wp:inline distT="0" distB="0" distL="0" distR="0">
            <wp:extent cx="5727700" cy="1542535"/>
            <wp:effectExtent l="0" t="0" r="0" b="0"/>
            <wp:docPr id="1073741848" name="officeArt object" descr="Image3"/>
            <wp:cNvGraphicFramePr/>
            <a:graphic xmlns:a="http://schemas.openxmlformats.org/drawingml/2006/main">
              <a:graphicData uri="http://schemas.openxmlformats.org/drawingml/2006/picture">
                <pic:pic xmlns:pic="http://schemas.openxmlformats.org/drawingml/2006/picture">
                  <pic:nvPicPr>
                    <pic:cNvPr id="1073741848" name="Image3" descr="Image3"/>
                    <pic:cNvPicPr>
                      <a:picLocks noChangeAspect="1"/>
                    </pic:cNvPicPr>
                  </pic:nvPicPr>
                  <pic:blipFill>
                    <a:blip r:embed="rId11">
                      <a:extLst/>
                    </a:blip>
                    <a:stretch>
                      <a:fillRect/>
                    </a:stretch>
                  </pic:blipFill>
                  <pic:spPr>
                    <a:xfrm>
                      <a:off x="0" y="0"/>
                      <a:ext cx="5727700" cy="154253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9: Words of reference</w:t>
      </w:r>
    </w:p>
    <w:p>
      <w:pPr>
        <w:pStyle w:val="Body A"/>
        <w:spacing w:before="120" w:after="120" w:line="360" w:lineRule="auto"/>
        <w:jc w:val="both"/>
      </w:pPr>
      <w:r>
        <w:rPr>
          <w:rtl w:val="0"/>
          <w:lang w:val="en-US"/>
        </w:rPr>
        <w:t xml:space="preserve">Words for reference is the array which has all the first words which are checked using enchant for getting the index of non-English words and to remove them from the total sets. This has been shown in </w:t>
      </w:r>
      <w:r>
        <w:rPr>
          <w:color w:val="ff0000"/>
          <w:u w:color="ff0000"/>
          <w:rtl w:val="0"/>
          <w:lang w:val="en-US"/>
        </w:rPr>
        <w:t>Figure 9 and 10.</w:t>
      </w:r>
    </w:p>
    <w:p>
      <w:pPr>
        <w:pStyle w:val="Body A"/>
        <w:spacing w:before="120" w:after="120" w:line="360" w:lineRule="auto"/>
        <w:jc w:val="both"/>
        <w:rPr>
          <w:rFonts w:ascii="Calibri" w:cs="Calibri" w:hAnsi="Calibri" w:eastAsia="Calibri"/>
        </w:rPr>
      </w:pPr>
    </w:p>
    <w:p>
      <w:pPr>
        <w:pStyle w:val="Body A"/>
        <w:spacing w:before="120" w:after="120" w:line="360" w:lineRule="auto"/>
        <w:jc w:val="both"/>
      </w:pPr>
      <w:r>
        <w:drawing>
          <wp:inline distT="0" distB="0" distL="0" distR="0">
            <wp:extent cx="5727700" cy="2707640"/>
            <wp:effectExtent l="0" t="0" r="0" b="0"/>
            <wp:docPr id="1073741849" name="officeArt object" descr="Image4"/>
            <wp:cNvGraphicFramePr/>
            <a:graphic xmlns:a="http://schemas.openxmlformats.org/drawingml/2006/main">
              <a:graphicData uri="http://schemas.openxmlformats.org/drawingml/2006/picture">
                <pic:pic xmlns:pic="http://schemas.openxmlformats.org/drawingml/2006/picture">
                  <pic:nvPicPr>
                    <pic:cNvPr id="1073741849" name="Image4" descr="Image4"/>
                    <pic:cNvPicPr>
                      <a:picLocks noChangeAspect="1"/>
                    </pic:cNvPicPr>
                  </pic:nvPicPr>
                  <pic:blipFill>
                    <a:blip r:embed="rId12">
                      <a:extLst/>
                    </a:blip>
                    <a:stretch>
                      <a:fillRect/>
                    </a:stretch>
                  </pic:blipFill>
                  <pic:spPr>
                    <a:xfrm>
                      <a:off x="0" y="0"/>
                      <a:ext cx="5727700" cy="270764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color w:val="ff0000"/>
          <w:sz w:val="20"/>
          <w:szCs w:val="20"/>
          <w:u w:color="ff0000"/>
          <w:rtl w:val="0"/>
          <w:lang w:val="en-US"/>
        </w:rPr>
        <w:t xml:space="preserve">Figure 10: </w:t>
      </w:r>
      <w:r>
        <w:rPr>
          <w:b w:val="1"/>
          <w:bCs w:val="1"/>
          <w:sz w:val="20"/>
          <w:szCs w:val="20"/>
          <w:rtl w:val="0"/>
          <w:lang w:val="en-US"/>
        </w:rPr>
        <w:t>Indexes to drop non English reviews</w:t>
      </w:r>
    </w:p>
    <w:p>
      <w:pPr>
        <w:pStyle w:val="Body A"/>
        <w:spacing w:before="120" w:after="120" w:line="360" w:lineRule="auto"/>
        <w:jc w:val="both"/>
      </w:pPr>
    </w:p>
    <w:p>
      <w:pPr>
        <w:pStyle w:val="Body A"/>
        <w:spacing w:before="120" w:after="120" w:line="360" w:lineRule="auto"/>
        <w:jc w:val="both"/>
      </w:pPr>
      <w:r>
        <w:drawing>
          <wp:inline distT="0" distB="0" distL="0" distR="0">
            <wp:extent cx="5727700" cy="492190"/>
            <wp:effectExtent l="0" t="0" r="0" b="0"/>
            <wp:docPr id="1073741850" name="officeArt object" descr="Image5"/>
            <wp:cNvGraphicFramePr/>
            <a:graphic xmlns:a="http://schemas.openxmlformats.org/drawingml/2006/main">
              <a:graphicData uri="http://schemas.openxmlformats.org/drawingml/2006/picture">
                <pic:pic xmlns:pic="http://schemas.openxmlformats.org/drawingml/2006/picture">
                  <pic:nvPicPr>
                    <pic:cNvPr id="1073741850" name="Image5" descr="Image5"/>
                    <pic:cNvPicPr>
                      <a:picLocks noChangeAspect="1"/>
                    </pic:cNvPicPr>
                  </pic:nvPicPr>
                  <pic:blipFill>
                    <a:blip r:embed="rId13">
                      <a:extLst/>
                    </a:blip>
                    <a:stretch>
                      <a:fillRect/>
                    </a:stretch>
                  </pic:blipFill>
                  <pic:spPr>
                    <a:xfrm>
                      <a:off x="0" y="0"/>
                      <a:ext cx="5727700" cy="49219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color w:val="ff0000"/>
          <w:sz w:val="20"/>
          <w:szCs w:val="20"/>
          <w:u w:color="ff0000"/>
          <w:rtl w:val="0"/>
          <w:lang w:val="en-US"/>
        </w:rPr>
        <w:t>Figure 11</w:t>
      </w:r>
      <w:r>
        <w:rPr>
          <w:b w:val="1"/>
          <w:bCs w:val="1"/>
          <w:sz w:val="20"/>
          <w:szCs w:val="20"/>
          <w:rtl w:val="0"/>
          <w:lang w:val="en-US"/>
        </w:rPr>
        <w:t>: New array of English reviews</w:t>
      </w:r>
    </w:p>
    <w:p>
      <w:pPr>
        <w:pStyle w:val="Body A"/>
        <w:spacing w:before="120" w:after="120" w:line="360" w:lineRule="auto"/>
        <w:jc w:val="both"/>
      </w:pPr>
      <w:r>
        <w:rPr>
          <w:color w:val="ff0000"/>
          <w:u w:color="ff0000"/>
          <w:rtl w:val="0"/>
          <w:lang w:val="en-US"/>
        </w:rPr>
        <w:t xml:space="preserve">In this phase, </w:t>
      </w:r>
      <w:r>
        <w:rPr>
          <w:rtl w:val="0"/>
          <w:lang w:val="en-US"/>
        </w:rPr>
        <w:t xml:space="preserve">the non-English indexed reviews have been removed from all reviews and new array of </w:t>
      </w:r>
      <w:r>
        <w:rPr>
          <w:color w:val="ff0000"/>
          <w:u w:color="ff0000"/>
          <w:rtl w:val="0"/>
          <w:lang w:val="en-US"/>
        </w:rPr>
        <w:t>indices</w:t>
      </w:r>
      <w:r>
        <w:rPr>
          <w:rtl w:val="0"/>
          <w:lang w:val="en-US"/>
        </w:rPr>
        <w:t xml:space="preserve"> to keep </w:t>
      </w:r>
      <w:r>
        <w:rPr>
          <w:color w:val="ff0000"/>
          <w:u w:color="ff0000"/>
          <w:rtl w:val="0"/>
          <w:lang w:val="en-US"/>
        </w:rPr>
        <w:t>have</w:t>
      </w:r>
      <w:r>
        <w:rPr>
          <w:rtl w:val="0"/>
          <w:lang w:val="en-US"/>
        </w:rPr>
        <w:t xml:space="preserve"> been constructed [7]. </w:t>
      </w:r>
      <w:r>
        <w:rPr>
          <w:color w:val="ff0000"/>
          <w:u w:color="ff0000"/>
          <w:rtl w:val="0"/>
          <w:lang w:val="en-US"/>
        </w:rPr>
        <w:t>For easy reference, this is shown in figure 11.</w:t>
      </w:r>
    </w:p>
    <w:p>
      <w:pPr>
        <w:pStyle w:val="Body A"/>
        <w:spacing w:before="120" w:after="120" w:line="360" w:lineRule="auto"/>
        <w:jc w:val="both"/>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sz w:val="24"/>
          <w:szCs w:val="24"/>
          <w:rtl w:val="0"/>
          <w:lang w:val="en-US"/>
        </w:rPr>
        <w:t>Constructing Feature Set</w:t>
      </w:r>
    </w:p>
    <w:p>
      <w:pPr>
        <w:pStyle w:val="Body"/>
        <w:spacing w:before="120" w:after="120" w:line="360" w:lineRule="auto"/>
        <w:jc w:val="both"/>
      </w:pPr>
      <w:r>
        <w:rPr>
          <w:rFonts w:ascii="Times New Roman" w:hAnsi="Times New Roman"/>
          <w:sz w:val="24"/>
          <w:szCs w:val="24"/>
          <w:rtl w:val="0"/>
          <w:lang w:val="en-US"/>
        </w:rPr>
        <w:t xml:space="preserve">Once the pre-processing of data is done, the next step </w:t>
      </w:r>
      <w:r>
        <w:rPr>
          <w:rFonts w:ascii="Times New Roman" w:hAnsi="Times New Roman"/>
          <w:color w:val="ff0000"/>
          <w:sz w:val="24"/>
          <w:szCs w:val="24"/>
          <w:u w:color="ff0000"/>
          <w:rtl w:val="0"/>
          <w:lang w:val="en-US"/>
        </w:rPr>
        <w:t>involves the</w:t>
      </w:r>
      <w:r>
        <w:rPr>
          <w:rFonts w:ascii="Times New Roman" w:hAnsi="Times New Roman"/>
          <w:sz w:val="24"/>
          <w:szCs w:val="24"/>
          <w:rtl w:val="0"/>
        </w:rPr>
        <w:t xml:space="preserve"> </w:t>
      </w:r>
      <w:r>
        <w:rPr>
          <w:rFonts w:ascii="Times New Roman" w:hAnsi="Times New Roman"/>
          <w:color w:val="ff0000"/>
          <w:sz w:val="24"/>
          <w:szCs w:val="24"/>
          <w:u w:color="ff0000"/>
          <w:rtl w:val="0"/>
          <w:lang w:val="fr-FR"/>
        </w:rPr>
        <w:t>selection</w:t>
      </w:r>
      <w:r>
        <w:rPr>
          <w:rFonts w:ascii="Times New Roman" w:hAnsi="Times New Roman"/>
          <w:sz w:val="24"/>
          <w:szCs w:val="24"/>
          <w:rtl w:val="0"/>
          <w:lang w:val="en-US"/>
        </w:rPr>
        <w:t xml:space="preserve"> of features. </w:t>
      </w:r>
      <w:r>
        <w:rPr>
          <w:rFonts w:ascii="Times New Roman" w:hAnsi="Times New Roman"/>
          <w:color w:val="ff0000"/>
          <w:sz w:val="24"/>
          <w:szCs w:val="24"/>
          <w:u w:color="ff0000"/>
          <w:rtl w:val="0"/>
          <w:lang w:val="en-US"/>
        </w:rPr>
        <w:t xml:space="preserve">In order to </w:t>
      </w:r>
      <w:r>
        <w:rPr>
          <w:rFonts w:ascii="Times New Roman" w:hAnsi="Times New Roman"/>
          <w:sz w:val="24"/>
          <w:szCs w:val="24"/>
          <w:rtl w:val="0"/>
          <w:lang w:val="en-US"/>
        </w:rPr>
        <w:t xml:space="preserve">select the features from reviews the most frequent 3000 words form the set of review words were selected as features. </w:t>
      </w:r>
      <w:r>
        <w:rPr>
          <w:rFonts w:ascii="Times New Roman" w:hAnsi="Times New Roman"/>
          <w:color w:val="ff0000"/>
          <w:sz w:val="24"/>
          <w:szCs w:val="24"/>
          <w:u w:color="ff0000"/>
          <w:rtl w:val="0"/>
          <w:lang w:val="en-US"/>
        </w:rPr>
        <w:t xml:space="preserve">Further, to select </w:t>
      </w:r>
      <w:r>
        <w:rPr>
          <w:rFonts w:ascii="Times New Roman" w:hAnsi="Times New Roman"/>
          <w:sz w:val="24"/>
          <w:szCs w:val="24"/>
          <w:rtl w:val="0"/>
          <w:lang w:val="en-US"/>
        </w:rPr>
        <w:t xml:space="preserve">most common words </w:t>
      </w:r>
      <w:r>
        <w:rPr>
          <w:rFonts w:ascii="Times New Roman" w:hAnsi="Times New Roman" w:hint="default"/>
          <w:i w:val="1"/>
          <w:iCs w:val="1"/>
          <w:color w:val="ff0000"/>
          <w:sz w:val="24"/>
          <w:szCs w:val="24"/>
          <w:u w:color="ff0000"/>
          <w:rtl w:val="0"/>
          <w:lang w:val="en-US"/>
        </w:rPr>
        <w:t>‘</w:t>
      </w:r>
      <w:r>
        <w:rPr>
          <w:rFonts w:ascii="Times New Roman" w:hAnsi="Times New Roman"/>
          <w:i w:val="1"/>
          <w:iCs w:val="1"/>
          <w:color w:val="ff0000"/>
          <w:sz w:val="24"/>
          <w:szCs w:val="24"/>
          <w:u w:color="ff0000"/>
          <w:rtl w:val="0"/>
          <w:lang w:val="de-DE"/>
        </w:rPr>
        <w:t>nltk</w:t>
      </w:r>
      <w:r>
        <w:rPr>
          <w:rFonts w:ascii="Times New Roman" w:hAnsi="Times New Roman" w:hint="default"/>
          <w:i w:val="1"/>
          <w:iCs w:val="1"/>
          <w:color w:val="ff0000"/>
          <w:sz w:val="24"/>
          <w:szCs w:val="24"/>
          <w:u w:color="ff0000"/>
          <w:rtl w:val="0"/>
          <w:lang w:val="en-US"/>
        </w:rPr>
        <w:t>’</w:t>
      </w:r>
      <w:r>
        <w:rPr>
          <w:rFonts w:ascii="Times New Roman" w:hAnsi="Times New Roman"/>
          <w:sz w:val="24"/>
          <w:szCs w:val="24"/>
          <w:rtl w:val="0"/>
          <w:lang w:val="en-US"/>
        </w:rPr>
        <w:t xml:space="preserve"> inbuilt library function most_common() is used and pandas inbuilt function unique() [3] is  used. This can be seen in </w:t>
      </w:r>
      <w:r>
        <w:rPr>
          <w:rFonts w:ascii="Times New Roman" w:hAnsi="Times New Roman"/>
          <w:color w:val="ff0000"/>
          <w:sz w:val="24"/>
          <w:szCs w:val="24"/>
          <w:u w:color="ff0000"/>
          <w:rtl w:val="0"/>
          <w:lang w:val="it-IT"/>
        </w:rPr>
        <w:t xml:space="preserve">Figure 12. </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493385" cy="4180840"/>
            <wp:effectExtent l="0" t="0" r="0" b="0"/>
            <wp:docPr id="1073741851"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51" name="figure 5.3.png" descr="figure 5.3.png"/>
                    <pic:cNvPicPr>
                      <a:picLocks noChangeAspect="1"/>
                    </pic:cNvPicPr>
                  </pic:nvPicPr>
                  <pic:blipFill>
                    <a:blip r:embed="rId14">
                      <a:extLst/>
                    </a:blip>
                    <a:stretch>
                      <a:fillRect/>
                    </a:stretch>
                  </pic:blipFill>
                  <pic:spPr>
                    <a:xfrm>
                      <a:off x="0" y="0"/>
                      <a:ext cx="5493385" cy="4180840"/>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sz w:val="18"/>
          <w:szCs w:val="18"/>
        </w:rPr>
      </w:pPr>
      <w:r>
        <w:rPr>
          <w:rFonts w:ascii="Times New Roman" w:hAnsi="Times New Roman"/>
          <w:b w:val="1"/>
          <w:bCs w:val="1"/>
          <w:color w:val="ff0000"/>
          <w:sz w:val="20"/>
          <w:szCs w:val="20"/>
          <w:u w:color="ff0000"/>
          <w:rtl w:val="0"/>
          <w:lang w:val="it-IT"/>
        </w:rPr>
        <w:t xml:space="preserve">Figure 12: </w:t>
      </w:r>
      <w:r>
        <w:rPr>
          <w:rFonts w:ascii="Times New Roman" w:hAnsi="Times New Roman"/>
          <w:b w:val="1"/>
          <w:bCs w:val="1"/>
          <w:sz w:val="20"/>
          <w:szCs w:val="20"/>
          <w:rtl w:val="0"/>
          <w:lang w:val="en-US"/>
        </w:rPr>
        <w:t>Process of making the features using the function the get_from_sentence()</w:t>
      </w:r>
    </w:p>
    <w:p>
      <w:pPr>
        <w:pStyle w:val="Body"/>
        <w:spacing w:before="120" w:after="120" w:line="360" w:lineRule="auto"/>
        <w:jc w:val="center"/>
        <w:rPr>
          <w:rFonts w:ascii="Times New Roman" w:cs="Times New Roman" w:hAnsi="Times New Roman" w:eastAsia="Times New Roman"/>
          <w:sz w:val="24"/>
          <w:szCs w:val="24"/>
        </w:rPr>
      </w:pP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1038016"/>
            <wp:effectExtent l="0" t="0" r="0" b="0"/>
            <wp:docPr id="1073741852" name="officeArt object" descr="Image6"/>
            <wp:cNvGraphicFramePr/>
            <a:graphic xmlns:a="http://schemas.openxmlformats.org/drawingml/2006/main">
              <a:graphicData uri="http://schemas.openxmlformats.org/drawingml/2006/picture">
                <pic:pic xmlns:pic="http://schemas.openxmlformats.org/drawingml/2006/picture">
                  <pic:nvPicPr>
                    <pic:cNvPr id="1073741852" name="Image6" descr="Image6"/>
                    <pic:cNvPicPr>
                      <a:picLocks noChangeAspect="1"/>
                    </pic:cNvPicPr>
                  </pic:nvPicPr>
                  <pic:blipFill>
                    <a:blip r:embed="rId15">
                      <a:extLst/>
                    </a:blip>
                    <a:stretch>
                      <a:fillRect/>
                    </a:stretch>
                  </pic:blipFill>
                  <pic:spPr>
                    <a:xfrm>
                      <a:off x="0" y="0"/>
                      <a:ext cx="5727700" cy="1038016"/>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Figure 13: Get all the reviews of considered courses</w:t>
      </w:r>
    </w:p>
    <w:p>
      <w:pPr>
        <w:pStyle w:val="Body"/>
        <w:spacing w:before="120" w:after="120" w:line="360" w:lineRule="auto"/>
        <w:jc w:val="both"/>
      </w:pPr>
      <w:r>
        <w:rPr>
          <w:rFonts w:ascii="Times New Roman" w:hAnsi="Times New Roman"/>
          <w:sz w:val="24"/>
          <w:szCs w:val="24"/>
          <w:rtl w:val="0"/>
          <w:lang w:val="en-US"/>
        </w:rPr>
        <w:t xml:space="preserve">The above explained function gets the names of the courses for which reviews have already been considered after pre-processing </w:t>
      </w:r>
      <w:r>
        <w:rPr>
          <w:rFonts w:ascii="Times New Roman" w:hAnsi="Times New Roman"/>
          <w:color w:val="ff0000"/>
          <w:sz w:val="24"/>
          <w:szCs w:val="24"/>
          <w:u w:color="ff0000"/>
          <w:rtl w:val="0"/>
          <w:lang w:val="en-US"/>
        </w:rPr>
        <w:t>(please refer Figure 13).</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1280325"/>
            <wp:effectExtent l="0" t="0" r="0" b="0"/>
            <wp:docPr id="1073741853" name="officeArt object" descr="Image7"/>
            <wp:cNvGraphicFramePr/>
            <a:graphic xmlns:a="http://schemas.openxmlformats.org/drawingml/2006/main">
              <a:graphicData uri="http://schemas.openxmlformats.org/drawingml/2006/picture">
                <pic:pic xmlns:pic="http://schemas.openxmlformats.org/drawingml/2006/picture">
                  <pic:nvPicPr>
                    <pic:cNvPr id="1073741853" name="Image7" descr="Image7"/>
                    <pic:cNvPicPr>
                      <a:picLocks noChangeAspect="1"/>
                    </pic:cNvPicPr>
                  </pic:nvPicPr>
                  <pic:blipFill>
                    <a:blip r:embed="rId16">
                      <a:extLst/>
                    </a:blip>
                    <a:stretch>
                      <a:fillRect/>
                    </a:stretch>
                  </pic:blipFill>
                  <pic:spPr>
                    <a:xfrm>
                      <a:off x="0" y="0"/>
                      <a:ext cx="5727700" cy="1280325"/>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Figure 14: Tokenize each sentence</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Tokenizing each sentence and to get words from each sentence, the above function </w:t>
      </w:r>
      <w:r>
        <w:rPr>
          <w:rFonts w:ascii="Times New Roman" w:hAnsi="Times New Roman"/>
          <w:i w:val="1"/>
          <w:iCs w:val="1"/>
          <w:sz w:val="24"/>
          <w:szCs w:val="24"/>
          <w:rtl w:val="0"/>
          <w:lang w:val="en-US"/>
        </w:rPr>
        <w:t>get_words_from_sentence</w:t>
      </w:r>
      <w:r>
        <w:rPr>
          <w:rFonts w:ascii="Times New Roman" w:hAnsi="Times New Roman"/>
          <w:sz w:val="24"/>
          <w:szCs w:val="24"/>
          <w:rtl w:val="0"/>
        </w:rPr>
        <w:t xml:space="preserve">  </w:t>
      </w:r>
      <w:r>
        <w:rPr>
          <w:rFonts w:ascii="Times New Roman" w:hAnsi="Times New Roman"/>
          <w:color w:val="ff0000"/>
          <w:sz w:val="24"/>
          <w:szCs w:val="24"/>
          <w:u w:color="ff0000"/>
          <w:rtl w:val="0"/>
          <w:lang w:val="en-US"/>
        </w:rPr>
        <w:t>have</w:t>
      </w:r>
      <w:r>
        <w:rPr>
          <w:rFonts w:ascii="Times New Roman" w:hAnsi="Times New Roman"/>
          <w:sz w:val="24"/>
          <w:szCs w:val="24"/>
          <w:rtl w:val="0"/>
          <w:lang w:val="en-US"/>
        </w:rPr>
        <w:t xml:space="preserve"> been used which gets a review as an argument and divides it into words and then stores them into words python list </w:t>
      </w:r>
      <w:r>
        <w:rPr>
          <w:rFonts w:ascii="Times New Roman" w:hAnsi="Times New Roman"/>
          <w:color w:val="ff0000"/>
          <w:sz w:val="24"/>
          <w:szCs w:val="24"/>
          <w:u w:color="ff0000"/>
          <w:rtl w:val="0"/>
          <w:lang w:val="en-US"/>
        </w:rPr>
        <w:t>(please refer Figure 14).</w:t>
      </w:r>
      <w:r>
        <w:drawing>
          <wp:inline distT="0" distB="0" distL="0" distR="0">
            <wp:extent cx="5727700" cy="929482"/>
            <wp:effectExtent l="0" t="0" r="0" b="0"/>
            <wp:docPr id="1073741854" name="officeArt object" descr="Image8"/>
            <wp:cNvGraphicFramePr/>
            <a:graphic xmlns:a="http://schemas.openxmlformats.org/drawingml/2006/main">
              <a:graphicData uri="http://schemas.openxmlformats.org/drawingml/2006/picture">
                <pic:pic xmlns:pic="http://schemas.openxmlformats.org/drawingml/2006/picture">
                  <pic:nvPicPr>
                    <pic:cNvPr id="1073741854" name="Image8" descr="Image8"/>
                    <pic:cNvPicPr>
                      <a:picLocks noChangeAspect="1"/>
                    </pic:cNvPicPr>
                  </pic:nvPicPr>
                  <pic:blipFill>
                    <a:blip r:embed="rId17">
                      <a:extLst/>
                    </a:blip>
                    <a:stretch>
                      <a:fillRect/>
                    </a:stretch>
                  </pic:blipFill>
                  <pic:spPr>
                    <a:xfrm>
                      <a:off x="0" y="0"/>
                      <a:ext cx="5727700" cy="929482"/>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15: Relating words to labels</w:t>
      </w:r>
    </w:p>
    <w:p>
      <w:pPr>
        <w:pStyle w:val="Body"/>
        <w:spacing w:before="120" w:after="120" w:line="360" w:lineRule="auto"/>
        <w:jc w:val="both"/>
      </w:pPr>
      <w:r>
        <w:rPr>
          <w:rFonts w:ascii="Times New Roman" w:hAnsi="Times New Roman"/>
          <w:sz w:val="24"/>
          <w:szCs w:val="24"/>
          <w:rtl w:val="0"/>
          <w:lang w:val="en-US"/>
        </w:rPr>
        <w:t xml:space="preserve">Once the words have been tokenized they have to be related to a label for the purpose of training to make  a classifier which understands to relate each word to a good or bad review context </w:t>
      </w:r>
      <w:r>
        <w:rPr>
          <w:rFonts w:ascii="Times New Roman" w:hAnsi="Times New Roman"/>
          <w:color w:val="ff0000"/>
          <w:sz w:val="24"/>
          <w:szCs w:val="24"/>
          <w:u w:color="ff0000"/>
          <w:rtl w:val="0"/>
          <w:lang w:val="en-US"/>
        </w:rPr>
        <w:t>(please refer Figure 15).</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2866389"/>
            <wp:effectExtent l="0" t="0" r="0" b="0"/>
            <wp:docPr id="1073741855" name="officeArt object" descr="Image9"/>
            <wp:cNvGraphicFramePr/>
            <a:graphic xmlns:a="http://schemas.openxmlformats.org/drawingml/2006/main">
              <a:graphicData uri="http://schemas.openxmlformats.org/drawingml/2006/picture">
                <pic:pic xmlns:pic="http://schemas.openxmlformats.org/drawingml/2006/picture">
                  <pic:nvPicPr>
                    <pic:cNvPr id="1073741855" name="Image9" descr="Image9"/>
                    <pic:cNvPicPr>
                      <a:picLocks noChangeAspect="1"/>
                    </pic:cNvPicPr>
                  </pic:nvPicPr>
                  <pic:blipFill>
                    <a:blip r:embed="rId18">
                      <a:extLst/>
                    </a:blip>
                    <a:stretch>
                      <a:fillRect/>
                    </a:stretch>
                  </pic:blipFill>
                  <pic:spPr>
                    <a:xfrm>
                      <a:off x="0" y="0"/>
                      <a:ext cx="5727700" cy="2866389"/>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Figure 16: Getting individual words</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969641"/>
            <wp:effectExtent l="0" t="0" r="0" b="0"/>
            <wp:docPr id="1073741856" name="officeArt object" descr="Image10"/>
            <wp:cNvGraphicFramePr/>
            <a:graphic xmlns:a="http://schemas.openxmlformats.org/drawingml/2006/main">
              <a:graphicData uri="http://schemas.openxmlformats.org/drawingml/2006/picture">
                <pic:pic xmlns:pic="http://schemas.openxmlformats.org/drawingml/2006/picture">
                  <pic:nvPicPr>
                    <pic:cNvPr id="1073741856" name="Image10" descr="Image10"/>
                    <pic:cNvPicPr>
                      <a:picLocks noChangeAspect="1"/>
                    </pic:cNvPicPr>
                  </pic:nvPicPr>
                  <pic:blipFill>
                    <a:blip r:embed="rId19">
                      <a:extLst/>
                    </a:blip>
                    <a:stretch>
                      <a:fillRect/>
                    </a:stretch>
                  </pic:blipFill>
                  <pic:spPr>
                    <a:xfrm>
                      <a:off x="0" y="0"/>
                      <a:ext cx="5727700" cy="969641"/>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17: Removing stop words</w:t>
      </w:r>
    </w:p>
    <w:p>
      <w:pPr>
        <w:pStyle w:val="Body"/>
        <w:spacing w:line="360" w:lineRule="auto"/>
        <w:jc w:val="both"/>
      </w:pPr>
      <w:r>
        <w:rPr>
          <w:rFonts w:ascii="Times New Roman" w:hAnsi="Times New Roman"/>
          <w:sz w:val="24"/>
          <w:szCs w:val="24"/>
          <w:rtl w:val="0"/>
          <w:lang w:val="en-US"/>
        </w:rPr>
        <w:t xml:space="preserve">In order to optimize the process of training, all the unnecessary words </w:t>
      </w:r>
      <w:r>
        <w:rPr>
          <w:rFonts w:ascii="Times New Roman" w:hAnsi="Times New Roman"/>
          <w:color w:val="ff0000"/>
          <w:sz w:val="24"/>
          <w:szCs w:val="24"/>
          <w:u w:color="ff0000"/>
          <w:rtl w:val="0"/>
          <w:lang w:val="it-IT"/>
        </w:rPr>
        <w:t xml:space="preserve">are </w:t>
      </w:r>
      <w:r>
        <w:rPr>
          <w:rFonts w:ascii="Times New Roman" w:hAnsi="Times New Roman"/>
          <w:sz w:val="24"/>
          <w:szCs w:val="24"/>
          <w:rtl w:val="0"/>
          <w:lang w:val="en-US"/>
        </w:rPr>
        <w:t xml:space="preserve">removed </w:t>
      </w:r>
      <w:r>
        <w:rPr>
          <w:rFonts w:ascii="Times New Roman" w:hAnsi="Times New Roman"/>
          <w:color w:val="ff0000"/>
          <w:sz w:val="24"/>
          <w:szCs w:val="24"/>
          <w:u w:color="ff0000"/>
          <w:rtl w:val="0"/>
          <w:lang w:val="en-US"/>
        </w:rPr>
        <w:t xml:space="preserve">by using </w:t>
      </w:r>
      <w:r>
        <w:rPr>
          <w:rFonts w:ascii="Times New Roman" w:hAnsi="Times New Roman"/>
          <w:sz w:val="24"/>
          <w:szCs w:val="24"/>
          <w:rtl w:val="0"/>
          <w:lang w:val="en-US"/>
        </w:rPr>
        <w:t xml:space="preserve">the </w:t>
      </w:r>
      <w:r>
        <w:rPr>
          <w:rFonts w:ascii="Times New Roman" w:hAnsi="Times New Roman"/>
          <w:i w:val="1"/>
          <w:iCs w:val="1"/>
          <w:sz w:val="24"/>
          <w:szCs w:val="24"/>
          <w:rtl w:val="0"/>
          <w:lang w:val="en-US"/>
        </w:rPr>
        <w:t>nltk.stopwords</w:t>
      </w:r>
      <w:r>
        <w:rPr>
          <w:rFonts w:ascii="Times New Roman" w:hAnsi="Times New Roman"/>
          <w:sz w:val="24"/>
          <w:szCs w:val="24"/>
          <w:rtl w:val="0"/>
          <w:lang w:val="en-US"/>
        </w:rPr>
        <w:t xml:space="preserve"> which includes a list of all unnecessary words that can be removed from the text </w:t>
      </w:r>
      <w:r>
        <w:rPr>
          <w:rFonts w:ascii="Times New Roman" w:hAnsi="Times New Roman"/>
          <w:color w:val="ff0000"/>
          <w:sz w:val="24"/>
          <w:szCs w:val="24"/>
          <w:u w:color="ff0000"/>
          <w:rtl w:val="0"/>
          <w:lang w:val="en-US"/>
        </w:rPr>
        <w:t>(please refer Figure 16 and 17).</w:t>
      </w:r>
    </w:p>
    <w:p>
      <w:pPr>
        <w:pStyle w:val="Body"/>
        <w:spacing w:line="360" w:lineRule="auto"/>
        <w:jc w:val="both"/>
        <w:rPr>
          <w:rFonts w:ascii="Times New Roman" w:cs="Times New Roman" w:hAnsi="Times New Roman" w:eastAsia="Times New Roman"/>
          <w:sz w:val="24"/>
          <w:szCs w:val="24"/>
        </w:rPr>
      </w:pPr>
      <w:r>
        <w:drawing>
          <wp:inline distT="0" distB="0" distL="0" distR="0">
            <wp:extent cx="5727700" cy="515469"/>
            <wp:effectExtent l="0" t="0" r="0" b="0"/>
            <wp:docPr id="1073741857" name="officeArt object" descr="Image11"/>
            <wp:cNvGraphicFramePr/>
            <a:graphic xmlns:a="http://schemas.openxmlformats.org/drawingml/2006/main">
              <a:graphicData uri="http://schemas.openxmlformats.org/drawingml/2006/picture">
                <pic:pic xmlns:pic="http://schemas.openxmlformats.org/drawingml/2006/picture">
                  <pic:nvPicPr>
                    <pic:cNvPr id="1073741857" name="Image11" descr="Image11"/>
                    <pic:cNvPicPr>
                      <a:picLocks noChangeAspect="1"/>
                    </pic:cNvPicPr>
                  </pic:nvPicPr>
                  <pic:blipFill>
                    <a:blip r:embed="rId20">
                      <a:extLst/>
                    </a:blip>
                    <a:stretch>
                      <a:fillRect/>
                    </a:stretch>
                  </pic:blipFill>
                  <pic:spPr>
                    <a:xfrm>
                      <a:off x="0" y="0"/>
                      <a:ext cx="5727700" cy="515469"/>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18: Getting the frequency of clean words</w:t>
      </w:r>
    </w:p>
    <w:p>
      <w:pPr>
        <w:pStyle w:val="Body"/>
        <w:spacing w:after="120" w:line="360" w:lineRule="auto"/>
        <w:jc w:val="both"/>
      </w:pPr>
      <w:r>
        <w:rPr>
          <w:rFonts w:ascii="Times New Roman" w:hAnsi="Times New Roman"/>
          <w:sz w:val="24"/>
          <w:szCs w:val="24"/>
          <w:u w:color="000000"/>
          <w:rtl w:val="0"/>
          <w:lang w:val="en-US"/>
        </w:rPr>
        <w:t xml:space="preserve">This gives the list of most common words which occur in the selected review and also gives an insight as to which words to remove further </w:t>
      </w:r>
      <w:r>
        <w:rPr>
          <w:rFonts w:ascii="Times New Roman" w:hAnsi="Times New Roman"/>
          <w:color w:val="ff0000"/>
          <w:sz w:val="24"/>
          <w:szCs w:val="24"/>
          <w:u w:color="ff0000"/>
          <w:rtl w:val="0"/>
          <w:lang w:val="en-US"/>
        </w:rPr>
        <w:t>(please refer Figure 18).</w:t>
      </w:r>
      <w:r>
        <w:rPr>
          <w:rFonts w:ascii="Times New Roman" w:hAnsi="Times New Roman"/>
          <w:sz w:val="24"/>
          <w:szCs w:val="24"/>
          <w:rtl w:val="0"/>
          <w:lang w:val="en-US"/>
        </w:rPr>
        <w:t xml:space="preserve"> Selecting 3000 words as the feature set where if any word one of these if present or not present can help identify the sentiment </w:t>
      </w:r>
      <w:r>
        <w:rPr>
          <w:rFonts w:ascii="Times New Roman" w:hAnsi="Times New Roman"/>
          <w:color w:val="ff0000"/>
          <w:sz w:val="24"/>
          <w:szCs w:val="24"/>
          <w:u w:color="ff0000"/>
          <w:rtl w:val="0"/>
          <w:lang w:val="en-US"/>
        </w:rPr>
        <w:t>(please refer Figure 19).</w:t>
      </w:r>
    </w:p>
    <w:p>
      <w:pPr>
        <w:pStyle w:val="Body"/>
        <w:spacing w:after="120" w:line="360" w:lineRule="auto"/>
        <w:jc w:val="both"/>
        <w:rPr>
          <w:rFonts w:ascii="Times New Roman" w:cs="Times New Roman" w:hAnsi="Times New Roman" w:eastAsia="Times New Roman"/>
          <w:sz w:val="24"/>
          <w:szCs w:val="24"/>
          <w:u w:color="000000"/>
        </w:rPr>
      </w:pPr>
      <w:r>
        <w:drawing>
          <wp:inline distT="0" distB="0" distL="0" distR="0">
            <wp:extent cx="5727700" cy="450409"/>
            <wp:effectExtent l="0" t="0" r="0" b="0"/>
            <wp:docPr id="1073741858" name="officeArt object" descr="Image12"/>
            <wp:cNvGraphicFramePr/>
            <a:graphic xmlns:a="http://schemas.openxmlformats.org/drawingml/2006/main">
              <a:graphicData uri="http://schemas.openxmlformats.org/drawingml/2006/picture">
                <pic:pic xmlns:pic="http://schemas.openxmlformats.org/drawingml/2006/picture">
                  <pic:nvPicPr>
                    <pic:cNvPr id="1073741858" name="Image12" descr="Image12"/>
                    <pic:cNvPicPr>
                      <a:picLocks noChangeAspect="1"/>
                    </pic:cNvPicPr>
                  </pic:nvPicPr>
                  <pic:blipFill>
                    <a:blip r:embed="rId21">
                      <a:extLst/>
                    </a:blip>
                    <a:stretch>
                      <a:fillRect/>
                    </a:stretch>
                  </pic:blipFill>
                  <pic:spPr>
                    <a:xfrm>
                      <a:off x="0" y="0"/>
                      <a:ext cx="5727700" cy="450409"/>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19: Selecting 3000 words</w:t>
      </w:r>
    </w:p>
    <w:p>
      <w:pPr>
        <w:pStyle w:val="Body"/>
        <w:spacing w:after="120" w:line="360" w:lineRule="auto"/>
        <w:jc w:val="both"/>
        <w:rPr>
          <w:rFonts w:ascii="Times New Roman" w:cs="Times New Roman" w:hAnsi="Times New Roman" w:eastAsia="Times New Roman"/>
          <w:sz w:val="24"/>
          <w:szCs w:val="24"/>
        </w:rPr>
      </w:pPr>
      <w:r>
        <w:drawing>
          <wp:inline distT="0" distB="0" distL="0" distR="0">
            <wp:extent cx="5727700" cy="1058461"/>
            <wp:effectExtent l="0" t="0" r="0" b="0"/>
            <wp:docPr id="1073741859" name="officeArt object" descr="Image13"/>
            <wp:cNvGraphicFramePr/>
            <a:graphic xmlns:a="http://schemas.openxmlformats.org/drawingml/2006/main">
              <a:graphicData uri="http://schemas.openxmlformats.org/drawingml/2006/picture">
                <pic:pic xmlns:pic="http://schemas.openxmlformats.org/drawingml/2006/picture">
                  <pic:nvPicPr>
                    <pic:cNvPr id="1073741859" name="Image13" descr="Image13"/>
                    <pic:cNvPicPr>
                      <a:picLocks noChangeAspect="1"/>
                    </pic:cNvPicPr>
                  </pic:nvPicPr>
                  <pic:blipFill>
                    <a:blip r:embed="rId22">
                      <a:extLst/>
                    </a:blip>
                    <a:stretch>
                      <a:fillRect/>
                    </a:stretch>
                  </pic:blipFill>
                  <pic:spPr>
                    <a:xfrm>
                      <a:off x="0" y="0"/>
                      <a:ext cx="5727700" cy="1058461"/>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20: Function to create a 2D list</w:t>
      </w:r>
    </w:p>
    <w:p>
      <w:pPr>
        <w:pStyle w:val="Body"/>
        <w:spacing w:after="120" w:line="360" w:lineRule="auto"/>
        <w:jc w:val="both"/>
      </w:pPr>
      <w:r>
        <w:rPr>
          <w:rFonts w:ascii="Times New Roman" w:hAnsi="Times New Roman"/>
          <w:sz w:val="24"/>
          <w:szCs w:val="24"/>
          <w:rtl w:val="0"/>
          <w:lang w:val="en-US"/>
        </w:rPr>
        <w:t xml:space="preserve">This function makes a 2D list or a key value dictionary where, if a word is present in the current review it gets true for the corresponding word from the feature set of words, else false </w:t>
      </w:r>
      <w:r>
        <w:rPr>
          <w:rFonts w:ascii="Times New Roman" w:hAnsi="Times New Roman"/>
          <w:color w:val="ff0000"/>
          <w:sz w:val="24"/>
          <w:szCs w:val="24"/>
          <w:u w:color="ff0000"/>
          <w:rtl w:val="0"/>
          <w:lang w:val="en-US"/>
        </w:rPr>
        <w:t>(please refer Figure 20)</w:t>
      </w:r>
      <w:r>
        <w:rPr>
          <w:rFonts w:ascii="Times New Roman" w:hAnsi="Times New Roman"/>
          <w:sz w:val="24"/>
          <w:szCs w:val="24"/>
          <w:rtl w:val="0"/>
          <w:lang w:val="en-US"/>
        </w:rPr>
        <w:t xml:space="preserve">. The </w:t>
      </w:r>
      <w:r>
        <w:rPr>
          <w:rFonts w:ascii="Times New Roman" w:hAnsi="Times New Roman"/>
          <w:b w:val="1"/>
          <w:bCs w:val="1"/>
          <w:sz w:val="24"/>
          <w:szCs w:val="24"/>
          <w:rtl w:val="0"/>
          <w:lang w:val="en-US"/>
        </w:rPr>
        <w:t>complexity</w:t>
      </w:r>
      <w:r>
        <w:rPr>
          <w:rFonts w:ascii="Times New Roman" w:hAnsi="Times New Roman"/>
          <w:sz w:val="24"/>
          <w:szCs w:val="24"/>
          <w:rtl w:val="0"/>
          <w:lang w:val="en-US"/>
        </w:rPr>
        <w:t xml:space="preserve"> of proposed algorithm is</w:t>
      </w:r>
      <w:r>
        <w:rPr>
          <w:rFonts w:ascii="Times New Roman" w:hAnsi="Times New Roman"/>
          <w:b w:val="1"/>
          <w:bCs w:val="1"/>
          <w:sz w:val="24"/>
          <w:szCs w:val="24"/>
          <w:rtl w:val="0"/>
        </w:rPr>
        <w:t xml:space="preserve"> O(n*m)</w:t>
      </w:r>
      <w:r>
        <w:rPr>
          <w:rFonts w:ascii="Times New Roman" w:hAnsi="Times New Roman"/>
          <w:sz w:val="24"/>
          <w:szCs w:val="24"/>
          <w:rtl w:val="0"/>
          <w:lang w:val="en-US"/>
        </w:rPr>
        <w:t xml:space="preserve"> where </w:t>
      </w:r>
      <w:r>
        <w:rPr>
          <w:rFonts w:ascii="Times New Roman" w:hAnsi="Times New Roman" w:hint="default"/>
          <w:sz w:val="24"/>
          <w:szCs w:val="24"/>
          <w:rtl w:val="0"/>
          <w:lang w:val="en-US"/>
        </w:rPr>
        <w:t>‘</w:t>
      </w:r>
      <w:r>
        <w:rPr>
          <w:rFonts w:ascii="Times New Roman" w:hAnsi="Times New Roman"/>
          <w:i w:val="1"/>
          <w:iCs w:val="1"/>
          <w:sz w:val="24"/>
          <w:szCs w:val="24"/>
          <w:rtl w:val="0"/>
        </w:rPr>
        <w:t>n</w:t>
      </w:r>
      <w:r>
        <w:rPr>
          <w:rFonts w:ascii="Times New Roman" w:hAnsi="Times New Roman" w:hint="default"/>
          <w:i w:val="1"/>
          <w:iCs w:val="1"/>
          <w:sz w:val="24"/>
          <w:szCs w:val="24"/>
          <w:rtl w:val="0"/>
          <w:lang w:val="en-US"/>
        </w:rPr>
        <w:t>’</w:t>
      </w:r>
      <w:r>
        <w:rPr>
          <w:rFonts w:ascii="Times New Roman" w:hAnsi="Times New Roman"/>
          <w:sz w:val="24"/>
          <w:szCs w:val="24"/>
          <w:rtl w:val="0"/>
          <w:lang w:val="en-US"/>
        </w:rPr>
        <w:t xml:space="preserve"> is the size of review and </w:t>
      </w:r>
      <w:r>
        <w:rPr>
          <w:rFonts w:ascii="Times New Roman" w:hAnsi="Times New Roman" w:hint="default"/>
          <w:sz w:val="24"/>
          <w:szCs w:val="24"/>
          <w:rtl w:val="0"/>
          <w:lang w:val="en-US"/>
        </w:rPr>
        <w:t>‘</w:t>
      </w:r>
      <w:r>
        <w:rPr>
          <w:rFonts w:ascii="Times New Roman" w:hAnsi="Times New Roman"/>
          <w:i w:val="1"/>
          <w:iCs w:val="1"/>
          <w:sz w:val="24"/>
          <w:szCs w:val="24"/>
          <w:rtl w:val="0"/>
        </w:rPr>
        <w:t>m</w:t>
      </w:r>
      <w:r>
        <w:rPr>
          <w:rFonts w:ascii="Times New Roman" w:hAnsi="Times New Roman" w:hint="default"/>
          <w:i w:val="1"/>
          <w:iCs w:val="1"/>
          <w:sz w:val="24"/>
          <w:szCs w:val="24"/>
          <w:rtl w:val="0"/>
          <w:lang w:val="en-US"/>
        </w:rPr>
        <w:t>’</w:t>
      </w:r>
      <w:r>
        <w:rPr>
          <w:rFonts w:ascii="Times New Roman" w:hAnsi="Times New Roman"/>
          <w:sz w:val="24"/>
          <w:szCs w:val="24"/>
          <w:rtl w:val="0"/>
          <w:lang w:val="en-US"/>
        </w:rPr>
        <w:t xml:space="preserve"> is the number of feature set words (which in the considered case is 3000).</w:t>
      </w:r>
    </w:p>
    <w:p>
      <w:pPr>
        <w:pStyle w:val="Body"/>
        <w:spacing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sz w:val="24"/>
          <w:szCs w:val="24"/>
          <w:rtl w:val="0"/>
          <w:lang w:val="en-US"/>
        </w:rPr>
        <w:t>Training process</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Once the feature section is done, the training process </w:t>
      </w:r>
      <w:r>
        <w:rPr>
          <w:rFonts w:ascii="Times New Roman" w:hAnsi="Times New Roman"/>
          <w:color w:val="ff0000"/>
          <w:sz w:val="24"/>
          <w:szCs w:val="24"/>
          <w:u w:color="ff0000"/>
          <w:rtl w:val="0"/>
          <w:lang w:val="en-US"/>
        </w:rPr>
        <w:t>is initiated</w:t>
      </w:r>
      <w:r>
        <w:rPr>
          <w:rFonts w:ascii="Times New Roman" w:hAnsi="Times New Roman"/>
          <w:sz w:val="24"/>
          <w:szCs w:val="24"/>
          <w:rtl w:val="0"/>
          <w:lang w:val="en-US"/>
        </w:rPr>
        <w:t xml:space="preserve"> where Na</w:t>
      </w:r>
      <w:r>
        <w:rPr>
          <w:rFonts w:ascii="Times New Roman" w:hAnsi="Times New Roman" w:hint="default"/>
          <w:sz w:val="24"/>
          <w:szCs w:val="24"/>
          <w:rtl w:val="0"/>
          <w:lang w:val="en-US"/>
        </w:rPr>
        <w:t>ï</w:t>
      </w:r>
      <w:r>
        <w:rPr>
          <w:rFonts w:ascii="Times New Roman" w:hAnsi="Times New Roman"/>
          <w:sz w:val="24"/>
          <w:szCs w:val="24"/>
          <w:rtl w:val="0"/>
          <w:lang w:val="en-US"/>
        </w:rPr>
        <w:t xml:space="preserve">ve Bayes have been used from the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nltk library</w:t>
      </w:r>
      <w:r>
        <w:rPr>
          <w:rFonts w:ascii="Times New Roman" w:hAnsi="Times New Roman" w:hint="default"/>
          <w:i w:val="1"/>
          <w:iCs w:val="1"/>
          <w:sz w:val="24"/>
          <w:szCs w:val="24"/>
          <w:rtl w:val="0"/>
          <w:lang w:val="en-US"/>
        </w:rPr>
        <w:t>’</w:t>
      </w:r>
      <w:r>
        <w:rPr>
          <w:rFonts w:ascii="Times New Roman" w:hAnsi="Times New Roman"/>
          <w:sz w:val="24"/>
          <w:szCs w:val="24"/>
          <w:rtl w:val="0"/>
          <w:lang w:val="en-US"/>
        </w:rPr>
        <w:t xml:space="preserve"> so that the reviews get </w:t>
      </w:r>
      <w:r>
        <w:rPr>
          <w:rFonts w:ascii="Times New Roman" w:hAnsi="Times New Roman"/>
          <w:color w:val="ff0000"/>
          <w:sz w:val="24"/>
          <w:szCs w:val="24"/>
          <w:u w:color="ff0000"/>
          <w:rtl w:val="0"/>
          <w:lang w:val="en-US"/>
        </w:rPr>
        <w:t>classified</w:t>
      </w:r>
      <w:r>
        <w:rPr>
          <w:rFonts w:ascii="Times New Roman" w:hAnsi="Times New Roman"/>
          <w:sz w:val="24"/>
          <w:szCs w:val="24"/>
          <w:rtl w:val="0"/>
        </w:rPr>
        <w:t xml:space="preserve"> </w:t>
      </w:r>
      <w:r>
        <w:rPr>
          <w:rFonts w:ascii="Times New Roman" w:hAnsi="Times New Roman"/>
          <w:color w:val="ff0000"/>
          <w:sz w:val="24"/>
          <w:szCs w:val="24"/>
          <w:u w:color="ff0000"/>
          <w:rtl w:val="0"/>
          <w:lang w:val="en-US"/>
        </w:rPr>
        <w:t>within the category of</w:t>
      </w:r>
      <w:r>
        <w:rPr>
          <w:rFonts w:ascii="Times New Roman" w:hAnsi="Times New Roman"/>
          <w:sz w:val="24"/>
          <w:szCs w:val="24"/>
          <w:rtl w:val="0"/>
          <w:lang w:val="en-US"/>
        </w:rPr>
        <w:t xml:space="preserve"> 1 or 5. The cross validation </w:t>
      </w:r>
      <w:r>
        <w:rPr>
          <w:rFonts w:ascii="Times New Roman" w:hAnsi="Times New Roman"/>
          <w:color w:val="ff0000"/>
          <w:sz w:val="24"/>
          <w:szCs w:val="24"/>
          <w:u w:color="ff0000"/>
          <w:rtl w:val="0"/>
          <w:lang w:val="en-US"/>
        </w:rPr>
        <w:t xml:space="preserve">is used </w:t>
      </w:r>
      <w:r>
        <w:rPr>
          <w:rFonts w:ascii="Times New Roman" w:hAnsi="Times New Roman"/>
          <w:sz w:val="24"/>
          <w:szCs w:val="24"/>
          <w:rtl w:val="0"/>
          <w:lang w:val="en-US"/>
        </w:rPr>
        <w:t xml:space="preserve">to divide the reviews into two sets where, 80 % data </w:t>
      </w:r>
      <w:r>
        <w:rPr>
          <w:rFonts w:ascii="Times New Roman" w:hAnsi="Times New Roman"/>
          <w:color w:val="ff0000"/>
          <w:sz w:val="24"/>
          <w:szCs w:val="24"/>
          <w:u w:color="ff0000"/>
          <w:rtl w:val="0"/>
          <w:lang w:val="en-US"/>
        </w:rPr>
        <w:t xml:space="preserve">is assigned for </w:t>
      </w:r>
      <w:r>
        <w:rPr>
          <w:rFonts w:ascii="Times New Roman" w:hAnsi="Times New Roman"/>
          <w:sz w:val="24"/>
          <w:szCs w:val="24"/>
          <w:rtl w:val="0"/>
          <w:lang w:val="en-US"/>
        </w:rPr>
        <w:t xml:space="preserve">the training and 20 % for testing. This has been </w:t>
      </w:r>
      <w:r>
        <w:rPr>
          <w:rFonts w:ascii="Times New Roman" w:hAnsi="Times New Roman"/>
          <w:color w:val="ff0000"/>
          <w:sz w:val="24"/>
          <w:szCs w:val="24"/>
          <w:u w:color="ff0000"/>
          <w:rtl w:val="0"/>
          <w:lang w:val="en-US"/>
        </w:rPr>
        <w:t xml:space="preserve">particularly </w:t>
      </w:r>
      <w:r>
        <w:rPr>
          <w:rFonts w:ascii="Times New Roman" w:hAnsi="Times New Roman"/>
          <w:sz w:val="24"/>
          <w:szCs w:val="24"/>
          <w:rtl w:val="0"/>
          <w:lang w:val="en-US"/>
        </w:rPr>
        <w:t xml:space="preserve">done so as to avoid overfitting of data. </w:t>
      </w:r>
    </w:p>
    <w:p>
      <w:pPr>
        <w:pStyle w:val="Body"/>
        <w:spacing w:before="120" w:after="120" w:line="360" w:lineRule="auto"/>
        <w:jc w:val="both"/>
      </w:pPr>
      <w:r>
        <w:rPr>
          <w:rFonts w:ascii="Times New Roman" w:hAnsi="Times New Roman"/>
          <w:sz w:val="24"/>
          <w:szCs w:val="24"/>
          <w:rtl w:val="0"/>
          <w:lang w:val="en-US"/>
        </w:rPr>
        <w:t xml:space="preserve">The input for prediction is a feature set </w:t>
      </w:r>
      <w:r>
        <w:rPr>
          <w:rFonts w:ascii="Times New Roman" w:hAnsi="Times New Roman"/>
          <w:color w:val="ff0000"/>
          <w:sz w:val="24"/>
          <w:szCs w:val="24"/>
          <w:u w:color="ff0000"/>
          <w:rtl w:val="0"/>
          <w:lang w:val="en-US"/>
        </w:rPr>
        <w:t>where the tuple is true for each</w:t>
      </w:r>
      <w:r>
        <w:rPr>
          <w:rFonts w:ascii="Times New Roman" w:hAnsi="Times New Roman"/>
          <w:sz w:val="24"/>
          <w:szCs w:val="24"/>
          <w:rtl w:val="0"/>
          <w:lang w:val="en-US"/>
        </w:rPr>
        <w:t xml:space="preserve"> word of the features present in the current review and false otherwise. The classifier gives an accuracy score of 71% and the most informative features have been shown in F</w:t>
      </w:r>
      <w:r>
        <w:rPr>
          <w:rFonts w:ascii="Times New Roman" w:hAnsi="Times New Roman"/>
          <w:color w:val="ff0000"/>
          <w:sz w:val="24"/>
          <w:szCs w:val="24"/>
          <w:u w:color="ff0000"/>
          <w:rtl w:val="0"/>
          <w:lang w:val="it-IT"/>
        </w:rPr>
        <w:t>igure 21.</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493385" cy="3169921"/>
            <wp:effectExtent l="0" t="0" r="0" b="0"/>
            <wp:docPr id="1073741860"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60" name="figure 5.4.png" descr="figure 5.4.png"/>
                    <pic:cNvPicPr>
                      <a:picLocks noChangeAspect="1"/>
                    </pic:cNvPicPr>
                  </pic:nvPicPr>
                  <pic:blipFill>
                    <a:blip r:embed="rId23">
                      <a:extLst/>
                    </a:blip>
                    <a:stretch>
                      <a:fillRect/>
                    </a:stretch>
                  </pic:blipFill>
                  <pic:spPr>
                    <a:xfrm>
                      <a:off x="0" y="0"/>
                      <a:ext cx="5493385" cy="3169921"/>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Figure 21: Most Informative Features during the Training of the Classifier</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398995"/>
            <wp:effectExtent l="0" t="0" r="0" b="0"/>
            <wp:docPr id="1073741861" name="officeArt object" descr="Image14"/>
            <wp:cNvGraphicFramePr/>
            <a:graphic xmlns:a="http://schemas.openxmlformats.org/drawingml/2006/main">
              <a:graphicData uri="http://schemas.openxmlformats.org/drawingml/2006/picture">
                <pic:pic xmlns:pic="http://schemas.openxmlformats.org/drawingml/2006/picture">
                  <pic:nvPicPr>
                    <pic:cNvPr id="1073741861" name="Image14" descr="Image14"/>
                    <pic:cNvPicPr>
                      <a:picLocks noChangeAspect="1"/>
                    </pic:cNvPicPr>
                  </pic:nvPicPr>
                  <pic:blipFill>
                    <a:blip r:embed="rId24">
                      <a:extLst/>
                    </a:blip>
                    <a:stretch>
                      <a:fillRect/>
                    </a:stretch>
                  </pic:blipFill>
                  <pic:spPr>
                    <a:xfrm>
                      <a:off x="0" y="0"/>
                      <a:ext cx="5727700" cy="398995"/>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22: nltk inbuilt classifier</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In the proposed algorithm, the classifier used is the </w:t>
      </w:r>
      <w:r>
        <w:rPr>
          <w:rFonts w:ascii="Times New Roman" w:hAnsi="Times New Roman"/>
          <w:i w:val="1"/>
          <w:iCs w:val="1"/>
          <w:sz w:val="24"/>
          <w:szCs w:val="24"/>
          <w:rtl w:val="0"/>
          <w:lang w:val="de-DE"/>
        </w:rPr>
        <w:t>nltk</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s</w:t>
      </w:r>
      <w:r>
        <w:rPr>
          <w:rFonts w:ascii="Times New Roman" w:hAnsi="Times New Roman"/>
          <w:sz w:val="24"/>
          <w:szCs w:val="24"/>
          <w:rtl w:val="0"/>
          <w:lang w:val="en-US"/>
        </w:rPr>
        <w:t xml:space="preserve"> inbuilt classifier Naive Bayes . This is a probabilistic classifier which works on the above made feature set </w:t>
      </w:r>
      <w:r>
        <w:rPr>
          <w:rFonts w:ascii="Times New Roman" w:hAnsi="Times New Roman"/>
          <w:color w:val="ff0000"/>
          <w:sz w:val="24"/>
          <w:szCs w:val="24"/>
          <w:u w:color="ff0000"/>
          <w:rtl w:val="0"/>
          <w:lang w:val="en-US"/>
        </w:rPr>
        <w:t>(please refer Figure 22)</w:t>
      </w:r>
      <w:r>
        <w:rPr>
          <w:rFonts w:ascii="Times New Roman" w:hAnsi="Times New Roman"/>
          <w:sz w:val="24"/>
          <w:szCs w:val="24"/>
          <w:rtl w:val="0"/>
        </w:rPr>
        <w:t>.</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 </w:t>
      </w:r>
      <w:r>
        <w:drawing>
          <wp:inline distT="0" distB="0" distL="0" distR="0">
            <wp:extent cx="5727700" cy="2191332"/>
            <wp:effectExtent l="0" t="0" r="0" b="0"/>
            <wp:docPr id="1073741862" name="officeArt object" descr="Image15"/>
            <wp:cNvGraphicFramePr/>
            <a:graphic xmlns:a="http://schemas.openxmlformats.org/drawingml/2006/main">
              <a:graphicData uri="http://schemas.openxmlformats.org/drawingml/2006/picture">
                <pic:pic xmlns:pic="http://schemas.openxmlformats.org/drawingml/2006/picture">
                  <pic:nvPicPr>
                    <pic:cNvPr id="1073741862" name="Image15" descr="Image15"/>
                    <pic:cNvPicPr>
                      <a:picLocks noChangeAspect="1"/>
                    </pic:cNvPicPr>
                  </pic:nvPicPr>
                  <pic:blipFill>
                    <a:blip r:embed="rId25">
                      <a:extLst/>
                    </a:blip>
                    <a:stretch>
                      <a:fillRect/>
                    </a:stretch>
                  </pic:blipFill>
                  <pic:spPr>
                    <a:xfrm>
                      <a:off x="0" y="0"/>
                      <a:ext cx="5727700" cy="2191332"/>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23: List of Most Informative Words</w:t>
      </w:r>
    </w:p>
    <w:p>
      <w:pPr>
        <w:pStyle w:val="Body"/>
        <w:spacing w:before="120" w:after="120" w:line="360" w:lineRule="auto"/>
        <w:jc w:val="both"/>
      </w:pPr>
      <w:r>
        <w:rPr>
          <w:rFonts w:ascii="Times New Roman" w:hAnsi="Times New Roman"/>
          <w:sz w:val="24"/>
          <w:szCs w:val="24"/>
          <w:rtl w:val="0"/>
          <w:lang w:val="en-US"/>
        </w:rPr>
        <w:t>Figure 23, shows words that are most informative words which help differentiate a review from a good or bad based on the trained classifier.</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1463189"/>
            <wp:effectExtent l="0" t="0" r="0" b="0"/>
            <wp:docPr id="1073741863" name="officeArt object" descr="Image16"/>
            <wp:cNvGraphicFramePr/>
            <a:graphic xmlns:a="http://schemas.openxmlformats.org/drawingml/2006/main">
              <a:graphicData uri="http://schemas.openxmlformats.org/drawingml/2006/picture">
                <pic:pic xmlns:pic="http://schemas.openxmlformats.org/drawingml/2006/picture">
                  <pic:nvPicPr>
                    <pic:cNvPr id="1073741863" name="Image16" descr="Image16"/>
                    <pic:cNvPicPr>
                      <a:picLocks noChangeAspect="1"/>
                    </pic:cNvPicPr>
                  </pic:nvPicPr>
                  <pic:blipFill>
                    <a:blip r:embed="rId26">
                      <a:extLst/>
                    </a:blip>
                    <a:stretch>
                      <a:fillRect/>
                    </a:stretch>
                  </pic:blipFill>
                  <pic:spPr>
                    <a:xfrm>
                      <a:off x="0" y="0"/>
                      <a:ext cx="5727700" cy="1463189"/>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24: Classifier function</w:t>
      </w:r>
    </w:p>
    <w:p>
      <w:pPr>
        <w:pStyle w:val="Body"/>
        <w:spacing w:before="120" w:after="120" w:line="360" w:lineRule="auto"/>
        <w:jc w:val="both"/>
      </w:pPr>
      <w:r>
        <w:rPr>
          <w:rFonts w:ascii="Times New Roman" w:hAnsi="Times New Roman"/>
          <w:sz w:val="24"/>
          <w:szCs w:val="24"/>
          <w:rtl w:val="0"/>
          <w:lang w:val="en-US"/>
        </w:rPr>
        <w:t>The above code in Figure 24 can be used to save the trained classifier for future purposes and to save time for further use. This includes saving the pickle file in write mode and then to open it in the read mode to get the saved classifier and use it.</w:t>
      </w:r>
    </w:p>
    <w:p>
      <w:pPr>
        <w:pStyle w:val="Body"/>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sz w:val="24"/>
          <w:szCs w:val="24"/>
          <w:rtl w:val="0"/>
          <w:lang w:val="en-US"/>
        </w:rPr>
        <w:t>User item matrix</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After the reviews </w:t>
      </w:r>
      <w:r>
        <w:rPr>
          <w:rFonts w:ascii="Times New Roman" w:hAnsi="Times New Roman"/>
          <w:color w:val="ff0000"/>
          <w:sz w:val="24"/>
          <w:szCs w:val="24"/>
          <w:u w:color="ff0000"/>
          <w:rtl w:val="0"/>
          <w:lang w:val="en-US"/>
        </w:rPr>
        <w:t>have</w:t>
      </w:r>
      <w:r>
        <w:rPr>
          <w:rFonts w:ascii="Times New Roman" w:hAnsi="Times New Roman"/>
          <w:sz w:val="24"/>
          <w:szCs w:val="24"/>
          <w:rtl w:val="0"/>
          <w:lang w:val="en-US"/>
        </w:rPr>
        <w:t xml:space="preserve"> been classified the next step is to get the user item matrix so as to </w:t>
      </w:r>
      <w:r>
        <w:rPr>
          <w:rFonts w:ascii="Times New Roman" w:hAnsi="Times New Roman"/>
          <w:color w:val="ff0000"/>
          <w:sz w:val="24"/>
          <w:szCs w:val="24"/>
          <w:u w:color="ff0000"/>
          <w:rtl w:val="0"/>
          <w:lang w:val="en-US"/>
        </w:rPr>
        <w:t xml:space="preserve">create </w:t>
      </w:r>
      <w:r>
        <w:rPr>
          <w:rFonts w:ascii="Times New Roman" w:hAnsi="Times New Roman"/>
          <w:sz w:val="24"/>
          <w:szCs w:val="24"/>
          <w:rtl w:val="0"/>
          <w:lang w:val="en-US"/>
        </w:rPr>
        <w:t xml:space="preserve">a novel model of collaborative recommendation. The user item matrix is a </w:t>
      </w:r>
      <w:r>
        <w:rPr>
          <w:rFonts w:ascii="Times New Roman" w:hAnsi="Times New Roman"/>
          <w:color w:val="ff0000"/>
          <w:sz w:val="24"/>
          <w:szCs w:val="24"/>
          <w:u w:color="ff0000"/>
          <w:rtl w:val="0"/>
        </w:rPr>
        <w:t>2D</w:t>
      </w:r>
      <w:r>
        <w:rPr>
          <w:rFonts w:ascii="Times New Roman" w:hAnsi="Times New Roman"/>
          <w:sz w:val="24"/>
          <w:szCs w:val="24"/>
          <w:rtl w:val="0"/>
          <w:lang w:val="en-US"/>
        </w:rPr>
        <w:t xml:space="preserve"> matrix where the users are the reviewers and item, in the </w:t>
      </w:r>
      <w:r>
        <w:rPr>
          <w:rFonts w:ascii="Times New Roman" w:hAnsi="Times New Roman"/>
          <w:color w:val="ff0000"/>
          <w:sz w:val="24"/>
          <w:szCs w:val="24"/>
          <w:u w:color="ff0000"/>
          <w:rtl w:val="0"/>
          <w:lang w:val="en-US"/>
        </w:rPr>
        <w:t>proposed algorithm</w:t>
      </w:r>
      <w:r>
        <w:rPr>
          <w:rFonts w:ascii="Times New Roman" w:hAnsi="Times New Roman"/>
          <w:sz w:val="24"/>
          <w:szCs w:val="24"/>
          <w:rtl w:val="0"/>
          <w:lang w:val="en-US"/>
        </w:rPr>
        <w:t xml:space="preserve">, are the courses which the users have taken. This matrix helps classify a similar user to them and the process of recommendation gets much simpler. This can be seen in the </w:t>
      </w:r>
      <w:r>
        <w:rPr>
          <w:rFonts w:ascii="Times New Roman" w:hAnsi="Times New Roman"/>
          <w:color w:val="ff0000"/>
          <w:sz w:val="24"/>
          <w:szCs w:val="24"/>
          <w:u w:color="ff0000"/>
          <w:rtl w:val="0"/>
          <w:lang w:val="en-US"/>
        </w:rPr>
        <w:t xml:space="preserve">Figure 25, 26 and 27. </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 </w:t>
      </w:r>
      <w:r>
        <w:drawing>
          <wp:inline distT="0" distB="0" distL="0" distR="0">
            <wp:extent cx="5716905" cy="782320"/>
            <wp:effectExtent l="0" t="0" r="0" b="0"/>
            <wp:docPr id="1073741864" name="officeArt object" descr="Image17"/>
            <wp:cNvGraphicFramePr/>
            <a:graphic xmlns:a="http://schemas.openxmlformats.org/drawingml/2006/main">
              <a:graphicData uri="http://schemas.openxmlformats.org/drawingml/2006/picture">
                <pic:pic xmlns:pic="http://schemas.openxmlformats.org/drawingml/2006/picture">
                  <pic:nvPicPr>
                    <pic:cNvPr id="1073741864" name="Image17" descr="Image17"/>
                    <pic:cNvPicPr>
                      <a:picLocks noChangeAspect="1"/>
                    </pic:cNvPicPr>
                  </pic:nvPicPr>
                  <pic:blipFill>
                    <a:blip r:embed="rId27">
                      <a:extLst/>
                    </a:blip>
                    <a:stretch>
                      <a:fillRect/>
                    </a:stretch>
                  </pic:blipFill>
                  <pic:spPr>
                    <a:xfrm>
                      <a:off x="0" y="0"/>
                      <a:ext cx="5716905" cy="782320"/>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25: Storing of Numerical Data</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In order to get </w:t>
      </w:r>
      <w:r>
        <w:rPr>
          <w:rFonts w:ascii="Times New Roman" w:hAnsi="Times New Roman"/>
          <w:color w:val="ff0000"/>
          <w:sz w:val="24"/>
          <w:szCs w:val="24"/>
          <w:u w:color="ff0000"/>
          <w:rtl w:val="0"/>
          <w:lang w:val="en-US"/>
        </w:rPr>
        <w:t>the train the classifier to accept</w:t>
      </w:r>
      <w:r>
        <w:rPr>
          <w:rFonts w:ascii="Times New Roman" w:hAnsi="Times New Roman"/>
          <w:sz w:val="24"/>
          <w:szCs w:val="24"/>
          <w:rtl w:val="0"/>
          <w:lang w:val="en-US"/>
        </w:rPr>
        <w:t xml:space="preserve"> numerical data, the string </w:t>
      </w:r>
      <w:r>
        <w:rPr>
          <w:rFonts w:ascii="Times New Roman" w:hAnsi="Times New Roman"/>
          <w:color w:val="ff0000"/>
          <w:sz w:val="24"/>
          <w:szCs w:val="24"/>
          <w:u w:color="ff0000"/>
          <w:rtl w:val="0"/>
          <w:lang w:val="en-US"/>
        </w:rPr>
        <w:t xml:space="preserve">data values are </w:t>
      </w:r>
      <w:r>
        <w:rPr>
          <w:rFonts w:ascii="Times New Roman" w:hAnsi="Times New Roman"/>
          <w:sz w:val="24"/>
          <w:szCs w:val="24"/>
          <w:rtl w:val="0"/>
          <w:lang w:val="en-US"/>
        </w:rPr>
        <w:t>converted into numerical values.</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414010" cy="3587750"/>
            <wp:effectExtent l="0" t="0" r="0" b="0"/>
            <wp:docPr id="1073741865"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65" name="figure 5.5.png" descr="figure 5.5.png"/>
                    <pic:cNvPicPr>
                      <a:picLocks noChangeAspect="1"/>
                    </pic:cNvPicPr>
                  </pic:nvPicPr>
                  <pic:blipFill>
                    <a:blip r:embed="rId28">
                      <a:extLst/>
                    </a:blip>
                    <a:stretch>
                      <a:fillRect/>
                    </a:stretch>
                  </pic:blipFill>
                  <pic:spPr>
                    <a:xfrm>
                      <a:off x="0" y="0"/>
                      <a:ext cx="5414010" cy="3587750"/>
                    </a:xfrm>
                    <a:prstGeom prst="rect">
                      <a:avLst/>
                    </a:prstGeom>
                    <a:ln w="12700" cap="flat">
                      <a:noFill/>
                      <a:miter lim="400000"/>
                    </a:ln>
                    <a:effectLst/>
                  </pic:spPr>
                </pic:pic>
              </a:graphicData>
            </a:graphic>
          </wp:inline>
        </w:drawing>
      </w:r>
    </w:p>
    <w:p>
      <w:pPr>
        <w:pStyle w:val="Body"/>
        <w:spacing w:before="120" w:after="120" w:line="360" w:lineRule="auto"/>
        <w:jc w:val="both"/>
        <w:rPr>
          <w:rFonts w:ascii="Times New Roman" w:cs="Times New Roman" w:hAnsi="Times New Roman" w:eastAsia="Times New Roman"/>
          <w:sz w:val="24"/>
          <w:szCs w:val="24"/>
        </w:rPr>
      </w:pP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Figure 26: User Item Matrix for Collaborative Filtering</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727700" cy="853103"/>
            <wp:effectExtent l="0" t="0" r="0" b="0"/>
            <wp:docPr id="1073741866" name="officeArt object" descr="Image18"/>
            <wp:cNvGraphicFramePr/>
            <a:graphic xmlns:a="http://schemas.openxmlformats.org/drawingml/2006/main">
              <a:graphicData uri="http://schemas.openxmlformats.org/drawingml/2006/picture">
                <pic:pic xmlns:pic="http://schemas.openxmlformats.org/drawingml/2006/picture">
                  <pic:nvPicPr>
                    <pic:cNvPr id="1073741866" name="Image18" descr="Image18"/>
                    <pic:cNvPicPr>
                      <a:picLocks noChangeAspect="1"/>
                    </pic:cNvPicPr>
                  </pic:nvPicPr>
                  <pic:blipFill>
                    <a:blip r:embed="rId29">
                      <a:extLst/>
                    </a:blip>
                    <a:stretch>
                      <a:fillRect/>
                    </a:stretch>
                  </pic:blipFill>
                  <pic:spPr>
                    <a:xfrm>
                      <a:off x="0" y="0"/>
                      <a:ext cx="5727700" cy="853103"/>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en-US"/>
        </w:rPr>
        <w:t>Figure 27: Calculation of Scores</w:t>
      </w: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score for each user is calculated so as to get a basis for </w:t>
      </w:r>
      <w:r>
        <w:rPr>
          <w:rFonts w:ascii="Times New Roman" w:hAnsi="Times New Roman"/>
          <w:color w:val="ff0000"/>
          <w:sz w:val="24"/>
          <w:szCs w:val="24"/>
          <w:u w:color="ff0000"/>
          <w:rtl w:val="0"/>
          <w:lang w:val="en-US"/>
        </w:rPr>
        <w:t xml:space="preserve">clustering for those users </w:t>
      </w:r>
      <w:r>
        <w:rPr>
          <w:rFonts w:ascii="Times New Roman" w:hAnsi="Times New Roman"/>
          <w:sz w:val="24"/>
          <w:szCs w:val="24"/>
          <w:rtl w:val="0"/>
          <w:lang w:val="en-US"/>
        </w:rPr>
        <w:t>who have given the reviews.</w:t>
      </w:r>
    </w:p>
    <w:p>
      <w:pPr>
        <w:pStyle w:val="Body"/>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rFonts w:ascii="Times New Roman" w:hAnsi="Times New Roman"/>
          <w:b w:val="1"/>
          <w:bCs w:val="1"/>
          <w:sz w:val="24"/>
          <w:szCs w:val="24"/>
          <w:rtl w:val="0"/>
          <w:lang w:val="en-US"/>
        </w:rPr>
        <w:t>Scoring Mechanism</w:t>
      </w:r>
    </w:p>
    <w:p>
      <w:pPr>
        <w:pStyle w:val="Body"/>
        <w:spacing w:before="120" w:after="120" w:line="360" w:lineRule="auto"/>
        <w:jc w:val="both"/>
      </w:pPr>
      <w:r>
        <w:rPr>
          <w:rFonts w:ascii="Times New Roman" w:hAnsi="Times New Roman"/>
          <w:sz w:val="24"/>
          <w:szCs w:val="24"/>
          <w:rtl w:val="0"/>
          <w:lang w:val="en-US"/>
        </w:rPr>
        <w:t xml:space="preserve">Once the user item matrix had been made the next step proposed was to make a set of scoring mechanism for the users but the purpose involved in this case was solved temporarily using the method of averages. The proposed system intended to use k-means clustering for users to make a group and the use K-NN for classifying new users [3]. The knowledge base for the new users (cold start) is developed by asking a set of question from the new users as shown in </w:t>
      </w:r>
      <w:r>
        <w:rPr>
          <w:rFonts w:ascii="Times New Roman" w:hAnsi="Times New Roman"/>
          <w:color w:val="ff0000"/>
          <w:sz w:val="24"/>
          <w:szCs w:val="24"/>
          <w:u w:color="ff0000"/>
          <w:rtl w:val="0"/>
          <w:lang w:val="it-IT"/>
        </w:rPr>
        <w:t>Figure 28.</w:t>
      </w:r>
    </w:p>
    <w:p>
      <w:pPr>
        <w:pStyle w:val="Body"/>
        <w:spacing w:before="120" w:after="120" w:line="360" w:lineRule="auto"/>
        <w:jc w:val="both"/>
        <w:rPr>
          <w:rFonts w:ascii="Times New Roman" w:cs="Times New Roman" w:hAnsi="Times New Roman" w:eastAsia="Times New Roman"/>
          <w:sz w:val="24"/>
          <w:szCs w:val="24"/>
        </w:rPr>
      </w:pPr>
      <w:r>
        <w:drawing>
          <wp:inline distT="0" distB="0" distL="0" distR="0">
            <wp:extent cx="5667375" cy="3435985"/>
            <wp:effectExtent l="0" t="0" r="0" b="0"/>
            <wp:docPr id="1073741867"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67" name="figure 5.6.png" descr="figure 5.6.png"/>
                    <pic:cNvPicPr>
                      <a:picLocks noChangeAspect="1"/>
                    </pic:cNvPicPr>
                  </pic:nvPicPr>
                  <pic:blipFill>
                    <a:blip r:embed="rId30">
                      <a:extLst/>
                    </a:blip>
                    <a:stretch>
                      <a:fillRect/>
                    </a:stretch>
                  </pic:blipFill>
                  <pic:spPr>
                    <a:xfrm>
                      <a:off x="0" y="0"/>
                      <a:ext cx="5667375" cy="3435985"/>
                    </a:xfrm>
                    <a:prstGeom prst="rect">
                      <a:avLst/>
                    </a:prstGeom>
                    <a:ln w="12700" cap="flat">
                      <a:noFill/>
                      <a:miter lim="400000"/>
                    </a:ln>
                    <a:effectLst/>
                  </pic:spPr>
                </pic:pic>
              </a:graphicData>
            </a:graphic>
          </wp:inline>
        </w:drawing>
      </w:r>
    </w:p>
    <w:p>
      <w:pPr>
        <w:pStyle w:val="Body"/>
        <w:spacing w:before="120" w:after="120" w:line="360" w:lineRule="auto"/>
        <w:jc w:val="center"/>
        <w:rPr>
          <w:rFonts w:ascii="Calibri" w:cs="Calibri" w:hAnsi="Calibri" w:eastAsia="Calibri"/>
          <w:b w:val="1"/>
          <w:bCs w:val="1"/>
          <w:color w:val="ff0000"/>
          <w:sz w:val="18"/>
          <w:szCs w:val="18"/>
          <w:u w:color="ff0000"/>
        </w:rPr>
      </w:pPr>
      <w:r>
        <w:rPr>
          <w:rFonts w:ascii="Times New Roman" w:hAnsi="Times New Roman"/>
          <w:b w:val="1"/>
          <w:bCs w:val="1"/>
          <w:color w:val="ff0000"/>
          <w:sz w:val="20"/>
          <w:szCs w:val="20"/>
          <w:u w:color="ff0000"/>
          <w:rtl w:val="0"/>
          <w:lang w:val="en-US"/>
        </w:rPr>
        <w:t xml:space="preserve">Figure 28: Questionnaire for the New User </w:t>
      </w:r>
    </w:p>
    <w:p>
      <w:pPr>
        <w:pStyle w:val="Body"/>
        <w:spacing w:before="120" w:after="120" w:line="360" w:lineRule="auto"/>
        <w:jc w:val="both"/>
      </w:pPr>
    </w:p>
    <w:p>
      <w:pPr>
        <w:pStyle w:val="Body"/>
        <w:spacing w:before="120" w:after="120" w:line="360" w:lineRule="auto"/>
        <w:jc w:val="both"/>
        <w:rPr>
          <w:rFonts w:ascii="Times New Roman" w:cs="Times New Roman" w:hAnsi="Times New Roman" w:eastAsia="Times New Roman"/>
          <w:sz w:val="24"/>
          <w:szCs w:val="24"/>
        </w:rPr>
      </w:pPr>
      <w:r>
        <w:rPr>
          <w:rFonts w:ascii="Times New Roman" w:hAnsi="Times New Roman"/>
          <w:color w:val="ff0000"/>
          <w:sz w:val="24"/>
          <w:szCs w:val="24"/>
          <w:u w:color="ff0000"/>
          <w:rtl w:val="0"/>
          <w:lang w:val="en-US"/>
        </w:rPr>
        <w:t>The result of the recommendation model is the list of suggested courses for the aforementioned schema of the things as shown in Figure 29</w:t>
      </w:r>
      <w:r>
        <w:rPr>
          <w:rFonts w:ascii="Times New Roman" w:hAnsi="Times New Roman"/>
          <w:sz w:val="24"/>
          <w:szCs w:val="24"/>
          <w:rtl w:val="0"/>
        </w:rPr>
        <w:t>.</w:t>
      </w:r>
    </w:p>
    <w:p>
      <w:pPr>
        <w:pStyle w:val="Body"/>
        <w:spacing w:before="120" w:after="120" w:line="360" w:lineRule="auto"/>
        <w:jc w:val="both"/>
        <w:rPr>
          <w:rFonts w:ascii="Times New Roman" w:cs="Times New Roman" w:hAnsi="Times New Roman" w:eastAsia="Times New Roman"/>
          <w:color w:val="000000"/>
          <w:sz w:val="24"/>
          <w:szCs w:val="24"/>
          <w:u w:color="000000"/>
        </w:rPr>
      </w:pPr>
      <w:r>
        <w:drawing>
          <wp:inline distT="0" distB="0" distL="0" distR="0">
            <wp:extent cx="5265420" cy="2528570"/>
            <wp:effectExtent l="0" t="0" r="0" b="0"/>
            <wp:docPr id="1073741868"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68" name="figure 5.7.png" descr="figure 5.7.png"/>
                    <pic:cNvPicPr>
                      <a:picLocks noChangeAspect="1"/>
                    </pic:cNvPicPr>
                  </pic:nvPicPr>
                  <pic:blipFill>
                    <a:blip r:embed="rId31">
                      <a:extLst/>
                    </a:blip>
                    <a:stretch>
                      <a:fillRect/>
                    </a:stretch>
                  </pic:blipFill>
                  <pic:spPr>
                    <a:xfrm>
                      <a:off x="0" y="0"/>
                      <a:ext cx="5265420" cy="2528570"/>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000000"/>
        </w:rPr>
      </w:pPr>
      <w:r>
        <w:rPr>
          <w:rFonts w:ascii="Times New Roman" w:hAnsi="Times New Roman"/>
          <w:b w:val="1"/>
          <w:bCs w:val="1"/>
          <w:color w:val="ff0000"/>
          <w:sz w:val="20"/>
          <w:szCs w:val="20"/>
          <w:u w:color="000000"/>
          <w:rtl w:val="0"/>
          <w:lang w:val="en-US"/>
        </w:rPr>
        <w:t>Figure 29: Result of Recommendation</w:t>
      </w:r>
    </w:p>
    <w:p>
      <w:pPr>
        <w:pStyle w:val="Body"/>
        <w:spacing w:before="120" w:after="120" w:line="360" w:lineRule="auto"/>
        <w:jc w:val="both"/>
        <w:rPr>
          <w:rFonts w:ascii="Times New Roman" w:cs="Times New Roman" w:hAnsi="Times New Roman" w:eastAsia="Times New Roman"/>
          <w:color w:val="000000"/>
          <w:sz w:val="24"/>
          <w:szCs w:val="24"/>
          <w:u w:color="000000"/>
        </w:rPr>
      </w:pPr>
      <w:r>
        <w:drawing>
          <wp:inline distT="0" distB="0" distL="0" distR="0">
            <wp:extent cx="5482591" cy="1386840"/>
            <wp:effectExtent l="0" t="0" r="0" b="0"/>
            <wp:docPr id="1073741869" name="officeArt object" descr="Image19"/>
            <wp:cNvGraphicFramePr/>
            <a:graphic xmlns:a="http://schemas.openxmlformats.org/drawingml/2006/main">
              <a:graphicData uri="http://schemas.openxmlformats.org/drawingml/2006/picture">
                <pic:pic xmlns:pic="http://schemas.openxmlformats.org/drawingml/2006/picture">
                  <pic:nvPicPr>
                    <pic:cNvPr id="1073741869" name="Image19" descr="Image19"/>
                    <pic:cNvPicPr>
                      <a:picLocks noChangeAspect="1"/>
                    </pic:cNvPicPr>
                  </pic:nvPicPr>
                  <pic:blipFill>
                    <a:blip r:embed="rId32">
                      <a:extLst/>
                    </a:blip>
                    <a:stretch>
                      <a:fillRect/>
                    </a:stretch>
                  </pic:blipFill>
                  <pic:spPr>
                    <a:xfrm>
                      <a:off x="0" y="0"/>
                      <a:ext cx="5482591" cy="1386840"/>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000000"/>
        </w:rPr>
      </w:pPr>
      <w:r>
        <w:rPr>
          <w:rFonts w:ascii="Times New Roman" w:hAnsi="Times New Roman"/>
          <w:b w:val="1"/>
          <w:bCs w:val="1"/>
          <w:color w:val="ff0000"/>
          <w:sz w:val="20"/>
          <w:szCs w:val="20"/>
          <w:u w:color="000000"/>
          <w:rtl w:val="0"/>
          <w:lang w:val="en-US"/>
        </w:rPr>
        <w:t>Figure 30: Data Slicing</w:t>
      </w:r>
    </w:p>
    <w:p>
      <w:pPr>
        <w:pStyle w:val="Body"/>
        <w:spacing w:before="120" w:after="120" w:line="360" w:lineRule="auto"/>
        <w:jc w:val="center"/>
        <w:rPr>
          <w:rFonts w:ascii="Times New Roman" w:cs="Times New Roman" w:hAnsi="Times New Roman" w:eastAsia="Times New Roman"/>
          <w:b w:val="1"/>
          <w:bCs w:val="1"/>
          <w:color w:val="ff0000"/>
          <w:sz w:val="20"/>
          <w:szCs w:val="20"/>
          <w:u w:color="000000"/>
        </w:rPr>
      </w:pPr>
    </w:p>
    <w:p>
      <w:pPr>
        <w:pStyle w:val="Body"/>
        <w:spacing w:before="120" w:after="120" w:line="360" w:lineRule="auto"/>
        <w:jc w:val="both"/>
        <w:rPr>
          <w:rFonts w:ascii="Times New Roman" w:cs="Times New Roman" w:hAnsi="Times New Roman" w:eastAsia="Times New Roman"/>
          <w:b w:val="1"/>
          <w:bCs w:val="1"/>
          <w:color w:val="ff0000"/>
          <w:sz w:val="24"/>
          <w:szCs w:val="24"/>
        </w:rPr>
      </w:pPr>
      <w:r>
        <w:rPr>
          <w:rFonts w:ascii="Times New Roman" w:hAnsi="Times New Roman"/>
          <w:b w:val="1"/>
          <w:bCs w:val="1"/>
          <w:sz w:val="24"/>
          <w:szCs w:val="24"/>
          <w:rtl w:val="0"/>
          <w:lang w:val="en-US"/>
        </w:rPr>
        <w:t>The slicing of dataset is done so as to get the numerical values and then again train the recommendation model .</w:t>
      </w:r>
    </w:p>
    <w:p>
      <w:pPr>
        <w:pStyle w:val="Body"/>
        <w:spacing w:before="120" w:after="120" w:line="360" w:lineRule="auto"/>
        <w:jc w:val="center"/>
        <w:rPr>
          <w:rFonts w:ascii="Times New Roman" w:cs="Times New Roman" w:hAnsi="Times New Roman" w:eastAsia="Times New Roman"/>
          <w:b w:val="1"/>
          <w:bCs w:val="1"/>
          <w:color w:val="ff0000"/>
          <w:sz w:val="20"/>
          <w:szCs w:val="20"/>
          <w:u w:color="000000"/>
        </w:rPr>
      </w:pPr>
      <w:r>
        <w:drawing>
          <wp:inline distT="0" distB="0" distL="0" distR="0">
            <wp:extent cx="5444491" cy="1440181"/>
            <wp:effectExtent l="0" t="0" r="0" b="0"/>
            <wp:docPr id="1073741870" name="officeArt object" descr="Image20"/>
            <wp:cNvGraphicFramePr/>
            <a:graphic xmlns:a="http://schemas.openxmlformats.org/drawingml/2006/main">
              <a:graphicData uri="http://schemas.openxmlformats.org/drawingml/2006/picture">
                <pic:pic xmlns:pic="http://schemas.openxmlformats.org/drawingml/2006/picture">
                  <pic:nvPicPr>
                    <pic:cNvPr id="1073741870" name="Image20" descr="Image20"/>
                    <pic:cNvPicPr>
                      <a:picLocks noChangeAspect="1"/>
                    </pic:cNvPicPr>
                  </pic:nvPicPr>
                  <pic:blipFill>
                    <a:blip r:embed="rId33">
                      <a:extLst/>
                    </a:blip>
                    <a:stretch>
                      <a:fillRect/>
                    </a:stretch>
                  </pic:blipFill>
                  <pic:spPr>
                    <a:xfrm>
                      <a:off x="0" y="0"/>
                      <a:ext cx="5444491" cy="1440181"/>
                    </a:xfrm>
                    <a:prstGeom prst="rect">
                      <a:avLst/>
                    </a:prstGeom>
                    <a:ln w="12700" cap="flat">
                      <a:noFill/>
                      <a:miter lim="400000"/>
                    </a:ln>
                    <a:effectLst/>
                  </pic:spPr>
                </pic:pic>
              </a:graphicData>
            </a:graphic>
          </wp:inline>
        </w:drawing>
      </w:r>
      <w:r>
        <w:rPr>
          <w:rFonts w:ascii="Times New Roman" w:hAnsi="Times New Roman"/>
          <w:b w:val="1"/>
          <w:bCs w:val="1"/>
          <w:color w:val="ff0000"/>
          <w:sz w:val="20"/>
          <w:szCs w:val="20"/>
          <w:u w:color="000000"/>
          <w:rtl w:val="0"/>
          <w:lang w:val="en-US"/>
        </w:rPr>
        <w:t>Figure 31: Function to get details about the user</w:t>
      </w:r>
    </w:p>
    <w:p>
      <w:pPr>
        <w:pStyle w:val="Body"/>
        <w:spacing w:before="120" w:after="120" w:line="36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The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get_Details</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en-US"/>
        </w:rPr>
        <w:t>function is a wrapper to combine all necessary input functions into a single unit</w:t>
      </w:r>
    </w:p>
    <w:p>
      <w:pPr>
        <w:pStyle w:val="Body"/>
        <w:spacing w:before="120" w:after="120" w:line="360" w:lineRule="auto"/>
        <w:jc w:val="center"/>
      </w:pPr>
      <w:r>
        <w:rPr>
          <w:rFonts w:ascii="Arial Unicode MS" w:cs="Arial Unicode MS" w:hAnsi="Arial Unicode MS" w:eastAsia="Arial Unicode MS"/>
          <w:b w:val="0"/>
          <w:bCs w:val="0"/>
          <w:i w:val="0"/>
          <w:iCs w:val="0"/>
          <w:color w:val="ff0000"/>
          <w:sz w:val="20"/>
          <w:szCs w:val="20"/>
          <w:u w:color="000000"/>
        </w:rPr>
        <w:br w:type="textWrapping"/>
      </w:r>
      <w:r>
        <w:drawing>
          <wp:inline distT="0" distB="0" distL="0" distR="0">
            <wp:extent cx="5627371" cy="1050925"/>
            <wp:effectExtent l="0" t="0" r="0" b="0"/>
            <wp:docPr id="1073741871" name="officeArt object" descr="Image21"/>
            <wp:cNvGraphicFramePr/>
            <a:graphic xmlns:a="http://schemas.openxmlformats.org/drawingml/2006/main">
              <a:graphicData uri="http://schemas.openxmlformats.org/drawingml/2006/picture">
                <pic:pic xmlns:pic="http://schemas.openxmlformats.org/drawingml/2006/picture">
                  <pic:nvPicPr>
                    <pic:cNvPr id="1073741871" name="Image21" descr="Image21"/>
                    <pic:cNvPicPr>
                      <a:picLocks noChangeAspect="1"/>
                    </pic:cNvPicPr>
                  </pic:nvPicPr>
                  <pic:blipFill>
                    <a:blip r:embed="rId34">
                      <a:extLst/>
                    </a:blip>
                    <a:stretch>
                      <a:fillRect/>
                    </a:stretch>
                  </pic:blipFill>
                  <pic:spPr>
                    <a:xfrm>
                      <a:off x="0" y="0"/>
                      <a:ext cx="5627371" cy="1050925"/>
                    </a:xfrm>
                    <a:prstGeom prst="rect">
                      <a:avLst/>
                    </a:prstGeom>
                    <a:ln w="12700" cap="flat">
                      <a:noFill/>
                      <a:miter lim="400000"/>
                    </a:ln>
                    <a:effectLst/>
                  </pic:spPr>
                </pic:pic>
              </a:graphicData>
            </a:graphic>
          </wp:inline>
        </w:drawing>
      </w:r>
      <w:r>
        <w:rPr>
          <w:rFonts w:ascii="Times New Roman" w:hAnsi="Times New Roman"/>
          <w:b w:val="1"/>
          <w:bCs w:val="1"/>
          <w:color w:val="ff0000"/>
          <w:sz w:val="20"/>
          <w:szCs w:val="20"/>
          <w:u w:color="000000"/>
          <w:rtl w:val="0"/>
          <w:lang w:val="en-US"/>
        </w:rPr>
        <w:t>Figure 32: Building Recommendation Function</w:t>
      </w:r>
    </w:p>
    <w:p>
      <w:pPr>
        <w:pStyle w:val="Body"/>
        <w:spacing w:before="120" w:after="120" w:line="360" w:lineRule="auto"/>
        <w:jc w:val="both"/>
        <w:rPr>
          <w:rFonts w:ascii="Times New Roman" w:cs="Times New Roman" w:hAnsi="Times New Roman" w:eastAsia="Times New Roman"/>
          <w:color w:val="000000"/>
          <w:sz w:val="24"/>
          <w:szCs w:val="24"/>
          <w:u w:color="000000"/>
        </w:rPr>
      </w:pPr>
      <w:r>
        <w:rPr>
          <w:rFonts w:ascii="Times New Roman" w:hAnsi="Times New Roman"/>
          <w:sz w:val="24"/>
          <w:szCs w:val="24"/>
          <w:rtl w:val="0"/>
          <w:lang w:val="en-US"/>
        </w:rPr>
        <w:t xml:space="preserve">The </w:t>
      </w:r>
      <w:r>
        <w:rPr>
          <w:rFonts w:ascii="Times New Roman" w:hAnsi="Times New Roman" w:hint="default"/>
          <w:sz w:val="24"/>
          <w:szCs w:val="24"/>
          <w:rtl w:val="0"/>
          <w:lang w:val="en-US"/>
        </w:rPr>
        <w:t>‘</w:t>
      </w:r>
      <w:r>
        <w:rPr>
          <w:rFonts w:ascii="Times New Roman" w:hAnsi="Times New Roman"/>
          <w:i w:val="1"/>
          <w:iCs w:val="1"/>
          <w:sz w:val="24"/>
          <w:szCs w:val="24"/>
          <w:rtl w:val="0"/>
          <w:lang w:val="en-US"/>
        </w:rPr>
        <w:t>getRecommendation</w:t>
      </w:r>
      <w:r>
        <w:rPr>
          <w:rFonts w:ascii="Times New Roman" w:hAnsi="Times New Roman" w:hint="default"/>
          <w:sz w:val="24"/>
          <w:szCs w:val="24"/>
          <w:rtl w:val="0"/>
          <w:lang w:val="en-US"/>
        </w:rPr>
        <w:t xml:space="preserve">’ </w:t>
      </w:r>
      <w:r>
        <w:rPr>
          <w:rFonts w:ascii="Times New Roman" w:hAnsi="Times New Roman"/>
          <w:sz w:val="24"/>
          <w:szCs w:val="24"/>
          <w:rtl w:val="0"/>
          <w:lang w:val="en-US"/>
        </w:rPr>
        <w:t>function matches the best recommendations for each similar   user.</w:t>
      </w:r>
      <w:r>
        <w:rPr>
          <w:rFonts w:ascii="Times New Roman" w:cs="Times New Roman" w:hAnsi="Times New Roman" w:eastAsia="Times New Roman"/>
          <w:sz w:val="24"/>
          <w:szCs w:val="24"/>
        </w:rPr>
        <w:drawing>
          <wp:inline distT="0" distB="0" distL="0" distR="0">
            <wp:extent cx="5727700" cy="2137581"/>
            <wp:effectExtent l="0" t="0" r="0" b="0"/>
            <wp:docPr id="1073741872" name="officeArt object" descr="Image22"/>
            <wp:cNvGraphicFramePr/>
            <a:graphic xmlns:a="http://schemas.openxmlformats.org/drawingml/2006/main">
              <a:graphicData uri="http://schemas.openxmlformats.org/drawingml/2006/picture">
                <pic:pic xmlns:pic="http://schemas.openxmlformats.org/drawingml/2006/picture">
                  <pic:nvPicPr>
                    <pic:cNvPr id="1073741872" name="Image22" descr="Image22"/>
                    <pic:cNvPicPr>
                      <a:picLocks noChangeAspect="1"/>
                    </pic:cNvPicPr>
                  </pic:nvPicPr>
                  <pic:blipFill>
                    <a:blip r:embed="rId35">
                      <a:extLst/>
                    </a:blip>
                    <a:stretch>
                      <a:fillRect/>
                    </a:stretch>
                  </pic:blipFill>
                  <pic:spPr>
                    <a:xfrm>
                      <a:off x="0" y="0"/>
                      <a:ext cx="5727700" cy="2137581"/>
                    </a:xfrm>
                    <a:prstGeom prst="rect">
                      <a:avLst/>
                    </a:prstGeom>
                    <a:ln w="12700" cap="flat">
                      <a:noFill/>
                      <a:miter lim="400000"/>
                    </a:ln>
                    <a:effectLst/>
                  </pic:spPr>
                </pic:pic>
              </a:graphicData>
            </a:graphic>
          </wp:inline>
        </w:drawing>
      </w:r>
    </w:p>
    <w:p>
      <w:pPr>
        <w:pStyle w:val="Body"/>
        <w:spacing w:before="120" w:after="120" w:line="360" w:lineRule="auto"/>
        <w:jc w:val="center"/>
        <w:rPr>
          <w:rFonts w:ascii="Times New Roman" w:cs="Times New Roman" w:hAnsi="Times New Roman" w:eastAsia="Times New Roman"/>
          <w:b w:val="1"/>
          <w:bCs w:val="1"/>
          <w:color w:val="ff0000"/>
          <w:sz w:val="20"/>
          <w:szCs w:val="20"/>
          <w:u w:color="000000"/>
        </w:rPr>
      </w:pPr>
      <w:r>
        <w:rPr>
          <w:rFonts w:ascii="Times New Roman" w:hAnsi="Times New Roman"/>
          <w:b w:val="1"/>
          <w:bCs w:val="1"/>
          <w:color w:val="ff0000"/>
          <w:sz w:val="20"/>
          <w:szCs w:val="20"/>
          <w:u w:color="000000"/>
          <w:rtl w:val="0"/>
          <w:lang w:val="en-US"/>
        </w:rPr>
        <w:t>Figure 33: Courses recommended to the User</w:t>
      </w:r>
    </w:p>
    <w:p>
      <w:pPr>
        <w:pStyle w:val="Body"/>
        <w:spacing w:before="120" w:after="120" w:line="360" w:lineRule="auto"/>
        <w:jc w:val="both"/>
        <w:rPr>
          <w:color w:val="ff0000"/>
          <w:sz w:val="24"/>
          <w:szCs w:val="24"/>
          <w:u w:color="ff0000"/>
        </w:rPr>
      </w:pPr>
      <w:r>
        <w:rPr>
          <w:rFonts w:ascii="Times New Roman" w:hAnsi="Times New Roman"/>
          <w:sz w:val="24"/>
          <w:szCs w:val="24"/>
          <w:rtl w:val="0"/>
          <w:lang w:val="en-US"/>
        </w:rPr>
        <w:t>The end result of recommendation is summarised in Figure 29 which depicts the input parameters taken from the user and the suggested course as recommendation in array format .</w:t>
      </w:r>
    </w:p>
    <w:p>
      <w:pPr>
        <w:pStyle w:val="Body"/>
        <w:spacing w:before="120" w:after="120" w:line="360" w:lineRule="auto"/>
        <w:jc w:val="both"/>
        <w:rPr>
          <w:rFonts w:ascii="Times New Roman" w:cs="Times New Roman" w:hAnsi="Times New Roman" w:eastAsia="Times New Roman"/>
          <w:b w:val="1"/>
          <w:bCs w:val="1"/>
          <w:color w:val="ff0000"/>
          <w:sz w:val="20"/>
          <w:szCs w:val="20"/>
          <w:u w:color="0000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r>
        <w:rPr>
          <w:rFonts w:ascii="Times New Roman" w:hAnsi="Times New Roman"/>
          <w:color w:val="000000"/>
          <w:sz w:val="24"/>
          <w:szCs w:val="24"/>
          <w:u w:color="000000"/>
          <w:shd w:val="clear" w:color="auto" w:fill="ffff00"/>
          <w:rtl w:val="0"/>
          <w:lang w:val="en-US"/>
        </w:rPr>
        <w:t>Explain about Figure 30, 31, 32, 33</w:t>
      </w: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spacing w:before="120" w:after="120" w:line="360" w:lineRule="auto"/>
        <w:rPr>
          <w:rFonts w:ascii="Times New Roman" w:cs="Times New Roman" w:hAnsi="Times New Roman" w:eastAsia="Times New Roman"/>
          <w:color w:val="000000"/>
          <w:sz w:val="24"/>
          <w:szCs w:val="24"/>
          <w:u w:color="000000"/>
          <w:shd w:val="clear" w:color="auto" w:fill="ffff00"/>
        </w:rPr>
      </w:pPr>
    </w:p>
    <w:p>
      <w:pPr>
        <w:pStyle w:val="Body"/>
        <w:bidi w:val="0"/>
        <w:spacing w:after="0" w:line="24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VI. Discussion </w:t>
      </w:r>
    </w:p>
    <w:p>
      <w:pPr>
        <w:pStyle w:val="Body"/>
        <w:bidi w:val="0"/>
        <w:spacing w:after="0" w:line="240" w:lineRule="auto"/>
        <w:ind w:left="0" w:right="0" w:firstLine="0"/>
        <w:jc w:val="left"/>
        <w:rPr>
          <w:rFonts w:ascii="Times New Roman" w:cs="Times New Roman" w:hAnsi="Times New Roman" w:eastAsia="Times New Roman"/>
          <w:sz w:val="48"/>
          <w:szCs w:val="48"/>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 The classifier accuracy is 70 percent based on testing data taken from the course dataset. This approach justifies the use of Naive Bayes classifier as it has been seen to have a high accuracy for text based classification and sentiment analysis [5].</w:t>
      </w: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The task of finding the similar users ,  defining features which had greater impact than others include difficulty level of the course, length of course etc. The initial algorithm using the </w:t>
      </w: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mentioned features was trained on Linear Regression model . The further study based on the distance parameters led to cosine similarity with threshold of 0.</w:t>
      </w: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The hierarchal clustering model applied uses method as cosine and for the different values of threshold the number of clusters also varied with the optimum value being </w:t>
      </w: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between 0.005 to 0.001 where the following table shows the comparison of threshold versus classes formed .</w:t>
      </w: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Cosine Similarity distance and Jaccard similarity score were considered appropriate for the proposed approach due to them showing less ambiguity while dealing with the features, specially Cosine similarity as at 0.004 threshold it showed inflexion point while applying it at clustering metric. (Please refer to Figure 34 for comparison results)</w:t>
      </w: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left"/>
        <w:rPr>
          <w:rFonts w:ascii="Times New Roman" w:cs="Times New Roman" w:hAnsi="Times New Roman" w:eastAsia="Times New Roman"/>
          <w:sz w:val="24"/>
          <w:szCs w:val="24"/>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295"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Metric</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Parameter Name</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Value</w:t>
            </w:r>
          </w:p>
        </w:tc>
      </w:tr>
      <w:tr>
        <w:tblPrEx>
          <w:shd w:val="clear" w:color="auto" w:fill="auto"/>
        </w:tblPrEx>
        <w:trPr>
          <w:trHeight w:val="295" w:hRule="atLeast"/>
        </w:trPr>
        <w:tc>
          <w:tcPr>
            <w:tcW w:type="dxa" w:w="3210"/>
            <w:vMerge w:val="restart"/>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Cosine_Similarity </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Threshold</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Classes Formed</w:t>
            </w:r>
          </w:p>
        </w:tc>
      </w:tr>
      <w:tr>
        <w:tblPrEx>
          <w:shd w:val="clear" w:color="auto" w:fill="auto"/>
        </w:tblPrEx>
        <w:trPr>
          <w:trHeight w:val="295" w:hRule="atLeast"/>
        </w:trPr>
        <w:tc>
          <w:tcPr>
            <w:tcW w:type="dxa" w:w="3210"/>
            <w:vMerge w:val="continue"/>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0.001</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p>
        </w:tc>
      </w:tr>
      <w:tr>
        <w:tblPrEx>
          <w:shd w:val="clear" w:color="auto" w:fill="auto"/>
        </w:tblPrEx>
        <w:trPr>
          <w:trHeight w:val="295" w:hRule="atLeast"/>
        </w:trPr>
        <w:tc>
          <w:tcPr>
            <w:tcW w:type="dxa" w:w="3210"/>
            <w:vMerge w:val="continue"/>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0.002</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w:t>
            </w:r>
          </w:p>
        </w:tc>
      </w:tr>
      <w:tr>
        <w:tblPrEx>
          <w:shd w:val="clear" w:color="auto" w:fill="auto"/>
        </w:tblPrEx>
        <w:trPr>
          <w:trHeight w:val="295" w:hRule="atLeast"/>
        </w:trPr>
        <w:tc>
          <w:tcPr>
            <w:tcW w:type="dxa" w:w="3210"/>
            <w:vMerge w:val="continue"/>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0.003</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r>
      <w:tr>
        <w:tblPrEx>
          <w:shd w:val="clear" w:color="auto" w:fill="auto"/>
        </w:tblPrEx>
        <w:trPr>
          <w:trHeight w:val="295" w:hRule="atLeast"/>
        </w:trPr>
        <w:tc>
          <w:tcPr>
            <w:tcW w:type="dxa" w:w="3210"/>
            <w:vMerge w:val="continue"/>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0.004</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r>
      <w:tr>
        <w:tblPrEx>
          <w:shd w:val="clear" w:color="auto" w:fill="auto"/>
        </w:tblPrEx>
        <w:trPr>
          <w:trHeight w:val="295" w:hRule="atLeast"/>
        </w:trPr>
        <w:tc>
          <w:tcPr>
            <w:tcW w:type="dxa" w:w="3210"/>
            <w:vMerge w:val="continue"/>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0.005</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r>
      <w:tr>
        <w:tblPrEx>
          <w:shd w:val="clear" w:color="auto" w:fill="auto"/>
        </w:tblPrEx>
        <w:trPr>
          <w:trHeight w:val="295" w:hRule="atLeast"/>
        </w:trPr>
        <w:tc>
          <w:tcPr>
            <w:tcW w:type="dxa" w:w="3210"/>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Jaccard Similarity Score</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0.9</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r>
      <w:tr>
        <w:tblPrEx>
          <w:shd w:val="clear" w:color="auto" w:fill="auto"/>
        </w:tblPrEx>
        <w:trPr>
          <w:trHeight w:val="295" w:hRule="atLeast"/>
        </w:trPr>
        <w:tc>
          <w:tcPr>
            <w:tcW w:type="dxa" w:w="3210"/>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r>
      <w:tr>
        <w:tblPrEx>
          <w:shd w:val="clear" w:color="auto" w:fill="auto"/>
        </w:tblPrEx>
        <w:trPr>
          <w:trHeight w:val="295" w:hRule="atLeast"/>
        </w:trPr>
        <w:tc>
          <w:tcPr>
            <w:tcW w:type="dxa" w:w="3210"/>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0.01</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r>
      <w:tr>
        <w:tblPrEx>
          <w:shd w:val="clear" w:color="auto" w:fill="auto"/>
        </w:tblPrEx>
        <w:trPr>
          <w:trHeight w:val="295" w:hRule="atLeast"/>
        </w:trPr>
        <w:tc>
          <w:tcPr>
            <w:tcW w:type="dxa" w:w="3210"/>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0.09</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r>
      <w:tr>
        <w:tblPrEx>
          <w:shd w:val="clear" w:color="auto" w:fill="auto"/>
        </w:tblPrEx>
        <w:trPr>
          <w:trHeight w:val="295" w:hRule="atLeast"/>
        </w:trPr>
        <w:tc>
          <w:tcPr>
            <w:tcW w:type="dxa" w:w="3210"/>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bl>
    <w:p>
      <w:pPr>
        <w:pStyle w:val="Body"/>
        <w:bidi w:val="0"/>
        <w:spacing w:after="0" w:line="360" w:lineRule="auto"/>
        <w:ind w:left="0" w:right="0" w:firstLine="0"/>
        <w:jc w:val="left"/>
        <w:rPr>
          <w:rFonts w:ascii="Times New Roman" w:cs="Times New Roman" w:hAnsi="Times New Roman" w:eastAsia="Times New Roman"/>
          <w:sz w:val="24"/>
          <w:szCs w:val="24"/>
          <w:rtl w:val="0"/>
        </w:rPr>
      </w:pPr>
    </w:p>
    <w:p>
      <w:pPr>
        <w:pStyle w:val="Body"/>
        <w:bidi w:val="0"/>
        <w:spacing w:after="0" w:line="360" w:lineRule="auto"/>
        <w:ind w:left="0" w:right="0" w:firstLine="0"/>
        <w:jc w:val="center"/>
        <w:rPr>
          <w:rFonts w:ascii="Times New Roman" w:cs="Times New Roman" w:hAnsi="Times New Roman" w:eastAsia="Times New Roman"/>
          <w:sz w:val="24"/>
          <w:szCs w:val="24"/>
          <w:rtl w:val="0"/>
        </w:rPr>
      </w:pPr>
      <w:r>
        <w:rPr>
          <w:rFonts w:ascii="Times New Roman" w:hAnsi="Times New Roman"/>
          <w:sz w:val="24"/>
          <w:szCs w:val="24"/>
          <w:rtl w:val="0"/>
          <w:lang w:val="en-US"/>
        </w:rPr>
        <w:t>Figure 34: The comparison of distance metrics considered for the proposed approach</w:t>
      </w:r>
    </w:p>
    <w:p>
      <w:pPr>
        <w:pStyle w:val="Body"/>
        <w:bidi w:val="0"/>
        <w:spacing w:after="0" w:line="360" w:lineRule="auto"/>
        <w:ind w:left="0" w:right="0" w:firstLine="0"/>
        <w:jc w:val="left"/>
        <w:rPr>
          <w:rFonts w:ascii="Helvetica Neue" w:cs="Helvetica Neue" w:hAnsi="Helvetica Neue" w:eastAsia="Helvetica Neue"/>
          <w:sz w:val="24"/>
          <w:szCs w:val="24"/>
          <w:rtl w:val="0"/>
        </w:rPr>
      </w:pPr>
    </w:p>
    <w:p>
      <w:pPr>
        <w:pStyle w:val="Body"/>
        <w:bidi w:val="0"/>
        <w:spacing w:after="0" w:line="360" w:lineRule="auto"/>
        <w:ind w:left="0" w:right="0" w:firstLine="0"/>
        <w:jc w:val="left"/>
        <w:rPr>
          <w:rFonts w:ascii="Helvetica Neue" w:cs="Helvetica Neue" w:hAnsi="Helvetica Neue" w:eastAsia="Helvetica Neue"/>
          <w:sz w:val="24"/>
          <w:szCs w:val="24"/>
          <w:rtl w:val="0"/>
        </w:rPr>
      </w:pPr>
    </w:p>
    <w:p>
      <w:pPr>
        <w:pStyle w:val="Body"/>
        <w:bidi w:val="0"/>
        <w:spacing w:after="0" w:line="360" w:lineRule="auto"/>
        <w:ind w:left="0" w:right="0" w:firstLine="0"/>
        <w:jc w:val="left"/>
        <w:rPr>
          <w:rFonts w:ascii="Helvetica Neue" w:cs="Helvetica Neue" w:hAnsi="Helvetica Neue" w:eastAsia="Helvetica Neue"/>
          <w:sz w:val="24"/>
          <w:szCs w:val="24"/>
          <w:rtl w:val="0"/>
        </w:rPr>
      </w:pPr>
      <w:r>
        <w:rPr>
          <w:rFonts w:ascii="Times New Roman" w:hAnsi="Times New Roman"/>
          <w:sz w:val="24"/>
          <w:szCs w:val="24"/>
          <w:rtl w:val="0"/>
          <w:lang w:val="en-US"/>
        </w:rPr>
        <w:t>VII .</w:t>
      </w:r>
      <w:r>
        <w:rPr>
          <w:rFonts w:ascii="Times New Roman" w:hAnsi="Times New Roman"/>
          <w:b w:val="1"/>
          <w:bCs w:val="1"/>
          <w:sz w:val="28"/>
          <w:szCs w:val="28"/>
          <w:rtl w:val="0"/>
          <w:lang w:val="en-US"/>
        </w:rPr>
        <w:t>Threats to Validity</w:t>
      </w:r>
    </w:p>
    <w:p>
      <w:pPr>
        <w:pStyle w:val="Body A"/>
        <w:numPr>
          <w:ilvl w:val="0"/>
          <w:numId w:val="17"/>
        </w:numPr>
        <w:spacing w:before="120" w:after="120" w:line="360" w:lineRule="auto"/>
        <w:jc w:val="both"/>
        <w:rPr>
          <w:lang w:val="en-US"/>
        </w:rPr>
      </w:pPr>
      <w:r>
        <w:rPr>
          <w:b w:val="1"/>
          <w:bCs w:val="1"/>
          <w:rtl w:val="0"/>
          <w:lang w:val="en-US"/>
        </w:rPr>
        <w:t>Mortality</w:t>
      </w:r>
    </w:p>
    <w:p>
      <w:pPr>
        <w:pStyle w:val="Body A"/>
        <w:spacing w:before="120" w:after="120" w:line="360" w:lineRule="auto"/>
        <w:jc w:val="both"/>
      </w:pPr>
      <w:r>
        <w:rPr>
          <w:rtl w:val="0"/>
          <w:lang w:val="en-US"/>
        </w:rPr>
        <w:t xml:space="preserve">The extent to which the </w:t>
      </w:r>
      <w:r>
        <w:rPr>
          <w:color w:val="ff0000"/>
          <w:u w:color="ff0000"/>
          <w:rtl w:val="0"/>
          <w:lang w:val="en-US"/>
        </w:rPr>
        <w:t>proposed approach</w:t>
      </w:r>
      <w:r>
        <w:rPr>
          <w:rtl w:val="0"/>
          <w:lang w:val="en-US"/>
        </w:rPr>
        <w:t xml:space="preserve"> can </w:t>
      </w:r>
      <w:r>
        <w:rPr>
          <w:color w:val="ff0000"/>
          <w:u w:color="ff0000"/>
          <w:rtl w:val="0"/>
          <w:lang w:val="en-US"/>
        </w:rPr>
        <w:t>expand define its limits. It</w:t>
      </w:r>
      <w:r>
        <w:rPr>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web that are not yet included to the database and can even add local education centers.</w:t>
      </w:r>
    </w:p>
    <w:p>
      <w:pPr>
        <w:pStyle w:val="Body A"/>
        <w:numPr>
          <w:ilvl w:val="0"/>
          <w:numId w:val="17"/>
        </w:numPr>
        <w:spacing w:before="120" w:after="120" w:line="360" w:lineRule="auto"/>
        <w:jc w:val="both"/>
        <w:rPr>
          <w:lang w:val="en-US"/>
        </w:rPr>
      </w:pPr>
      <w:r>
        <w:rPr>
          <w:b w:val="1"/>
          <w:bCs w:val="1"/>
          <w:rtl w:val="0"/>
          <w:lang w:val="en-US"/>
        </w:rPr>
        <w:t xml:space="preserve"> Maturation</w:t>
      </w:r>
    </w:p>
    <w:p>
      <w:pPr>
        <w:pStyle w:val="Body A"/>
        <w:spacing w:before="120" w:after="120" w:line="360" w:lineRule="auto"/>
        <w:jc w:val="both"/>
        <w:rPr>
          <w:color w:val="ff0000"/>
          <w:u w:color="ff0000"/>
        </w:rPr>
      </w:pPr>
      <w:r>
        <w:rPr>
          <w:rtl w:val="0"/>
          <w:lang w:val="en-US"/>
        </w:rPr>
        <w:t xml:space="preserve">The scope of the proposed approach is to extend its reach to people </w:t>
      </w:r>
      <w:r>
        <w:rPr>
          <w:color w:val="ff0000"/>
          <w:u w:color="ff0000"/>
          <w:rtl w:val="0"/>
          <w:lang w:val="en-US"/>
        </w:rPr>
        <w:t xml:space="preserve">through </w:t>
      </w:r>
      <w:r>
        <w:rPr>
          <w:rtl w:val="0"/>
          <w:lang w:val="en-US"/>
        </w:rPr>
        <w:t xml:space="preserve">website and an application to support. </w:t>
      </w:r>
      <w:r>
        <w:rPr>
          <w:color w:val="ff0000"/>
          <w:u w:color="ff0000"/>
          <w:rtl w:val="0"/>
          <w:lang w:val="en-US"/>
        </w:rPr>
        <w:t xml:space="preserve">This will help the people to have an easy access to most important and relevant programs. </w:t>
      </w:r>
    </w:p>
    <w:p>
      <w:pPr>
        <w:pStyle w:val="Body A"/>
        <w:numPr>
          <w:ilvl w:val="0"/>
          <w:numId w:val="17"/>
        </w:numPr>
        <w:spacing w:before="120" w:after="120" w:line="360" w:lineRule="auto"/>
        <w:jc w:val="both"/>
        <w:rPr>
          <w:lang w:val="en-US"/>
        </w:rPr>
      </w:pPr>
      <w:r>
        <w:rPr>
          <w:b w:val="1"/>
          <w:bCs w:val="1"/>
          <w:rtl w:val="0"/>
          <w:lang w:val="en-US"/>
        </w:rPr>
        <w:t>System Failure</w:t>
      </w:r>
    </w:p>
    <w:p>
      <w:pPr>
        <w:pStyle w:val="Body A"/>
        <w:spacing w:before="120" w:after="120" w:line="360" w:lineRule="auto"/>
        <w:jc w:val="both"/>
      </w:pPr>
      <w:r>
        <w:rPr>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 .These system failure scenarios may cause the system to give inaccurate results and hence must be dealt with.</w:t>
      </w:r>
    </w:p>
    <w:p>
      <w:pPr>
        <w:pStyle w:val="Body A"/>
        <w:spacing w:before="120" w:after="120" w:line="360" w:lineRule="auto"/>
        <w:jc w:val="both"/>
      </w:pPr>
      <w:r>
        <w:rPr>
          <w:b w:val="1"/>
          <w:bCs w:val="1"/>
          <w:rtl w:val="0"/>
          <w:lang w:val="en-US"/>
        </w:rPr>
        <w:t xml:space="preserve"> Conclusion and Future Work</w:t>
      </w:r>
    </w:p>
    <w:p>
      <w:pPr>
        <w:pStyle w:val="Body A"/>
        <w:spacing w:before="120" w:after="120" w:line="360" w:lineRule="auto"/>
        <w:jc w:val="both"/>
        <w:rPr>
          <w:sz w:val="26"/>
          <w:szCs w:val="26"/>
        </w:rPr>
      </w:pPr>
      <w:r>
        <w:rPr>
          <w:rtl w:val="0"/>
          <w:lang w:val="en-US"/>
        </w:rPr>
        <w:t>The main use of the intended project has been achieved to a certain initial degree and this will be helpful in a very strategic manner for students to get the best courses suitable for them and also it will save the time of the users. It is working with the review classifier having accuracy with Na</w:t>
      </w:r>
      <w:r>
        <w:rPr>
          <w:rtl w:val="0"/>
          <w:lang w:val="en-US"/>
        </w:rPr>
        <w:t>ï</w:t>
      </w:r>
      <w:r>
        <w:rPr>
          <w:rtl w:val="0"/>
          <w:lang w:val="en-US"/>
        </w:rPr>
        <w:t>ve Bayes of 71% and the user classifier has accuracy with the basic linear model of 60%. This here shows that many recommendation are being considered by the end users while the probability of a new course being added to their recommendation is also high the system will get better as the database of the users and reviews gains a certain depth in it. This intended project has been developed as a collective effort of the team involved in the research and its first users have also been able to give the recommendation to make the classifier better such that the end product works within certain accuracy aforementioned in the article.</w:t>
      </w:r>
    </w:p>
    <w:p>
      <w:pPr>
        <w:pStyle w:val="Body A"/>
        <w:spacing w:before="120" w:after="120" w:line="360" w:lineRule="auto"/>
        <w:jc w:val="both"/>
        <w:rPr>
          <w:sz w:val="26"/>
          <w:szCs w:val="26"/>
        </w:rPr>
      </w:pPr>
      <w:r>
        <w:rPr>
          <w:rtl w:val="0"/>
          <w:lang w:val="en-US"/>
        </w:rPr>
        <w:t>The classification is performed using regression and K-means algorithm. It can be further optimized by using string matching algorithms and giving priority based scores to each feature of the user. Further the accuracy of recommendations can be improved by including content based filtering, which in turns leads to a hybrid recommendation system. The data need to be extracted from various MOOC websites and will compare courses from various courses available on other websites too.</w:t>
      </w:r>
    </w:p>
    <w:p>
      <w:pPr>
        <w:pStyle w:val="Body"/>
        <w:spacing w:line="360" w:lineRule="auto"/>
        <w:jc w:val="both"/>
        <w:rPr>
          <w:sz w:val="28"/>
          <w:szCs w:val="28"/>
        </w:rPr>
      </w:pPr>
      <w:r>
        <w:rPr>
          <w:rFonts w:ascii="Times New Roman" w:hAnsi="Times New Roman"/>
          <w:b w:val="1"/>
          <w:bCs w:val="1"/>
          <w:sz w:val="28"/>
          <w:szCs w:val="28"/>
          <w:rtl w:val="0"/>
          <w:lang w:val="fr-FR"/>
        </w:rPr>
        <w:t>References</w:t>
      </w:r>
    </w:p>
    <w:p>
      <w:pPr>
        <w:pStyle w:val="Default"/>
        <w:tabs>
          <w:tab w:val="left" w:pos="5880"/>
        </w:tabs>
        <w:spacing w:before="120" w:after="120" w:line="360" w:lineRule="auto"/>
        <w:jc w:val="both"/>
        <w:rPr>
          <w:color w:val="000000"/>
          <w:sz w:val="24"/>
          <w:szCs w:val="24"/>
          <w:u w:color="000000"/>
        </w:rPr>
      </w:pPr>
      <w:r>
        <w:rPr>
          <w:color w:val="000000"/>
          <w:sz w:val="24"/>
          <w:szCs w:val="24"/>
          <w:u w:color="000000"/>
          <w:rtl w:val="0"/>
          <w:lang w:val="en-US"/>
        </w:rPr>
        <w:t xml:space="preserve">[1] A.Tuzhilin and G.Adomavicius, </w:t>
      </w:r>
      <w:r>
        <w:rPr>
          <w:color w:val="000000"/>
          <w:sz w:val="24"/>
          <w:szCs w:val="24"/>
          <w:u w:color="000000"/>
          <w:rtl w:val="0"/>
          <w:lang w:val="en-US"/>
        </w:rPr>
        <w:t>“</w:t>
      </w:r>
      <w:r>
        <w:rPr>
          <w:color w:val="000000"/>
          <w:sz w:val="24"/>
          <w:szCs w:val="24"/>
          <w:u w:color="000000"/>
          <w:rtl w:val="0"/>
          <w:lang w:val="en-US"/>
        </w:rPr>
        <w:t>Toward the Next Generation of Recommender Systems: A Survey of the State-of-the-Art and Possible Extensions,</w:t>
      </w:r>
      <w:r>
        <w:rPr>
          <w:color w:val="000000"/>
          <w:sz w:val="24"/>
          <w:szCs w:val="24"/>
          <w:u w:color="000000"/>
          <w:rtl w:val="0"/>
          <w:lang w:val="en-US"/>
        </w:rPr>
        <w:t xml:space="preserve">” </w:t>
      </w:r>
      <w:r>
        <w:rPr>
          <w:color w:val="000000"/>
          <w:sz w:val="24"/>
          <w:szCs w:val="24"/>
          <w:u w:color="000000"/>
          <w:rtl w:val="0"/>
          <w:lang w:val="en-US"/>
        </w:rPr>
        <w:t xml:space="preserve">in IEEE Transactions on Knowledge &amp; Data Engineering, vol 17, pp.737-749,2005. </w:t>
      </w:r>
    </w:p>
    <w:p>
      <w:pPr>
        <w:pStyle w:val="Default"/>
        <w:tabs>
          <w:tab w:val="left" w:pos="5880"/>
        </w:tabs>
        <w:spacing w:before="120" w:after="120" w:line="360" w:lineRule="auto"/>
        <w:jc w:val="both"/>
      </w:pPr>
      <w:r>
        <w:rPr>
          <w:color w:val="000000"/>
          <w:sz w:val="24"/>
          <w:szCs w:val="24"/>
          <w:u w:color="000000"/>
          <w:rtl w:val="0"/>
          <w:lang w:val="en-US"/>
        </w:rPr>
        <w:t xml:space="preserve">[2] Arxiv  Cornell University database of Archived Research :  </w:t>
      </w:r>
      <w:r>
        <w:rPr>
          <w:rStyle w:val="Hyperlink.0"/>
        </w:rPr>
        <w:fldChar w:fldCharType="begin" w:fldLock="0"/>
      </w:r>
      <w:r>
        <w:rPr>
          <w:rStyle w:val="Hyperlink.0"/>
        </w:rPr>
        <w:instrText xml:space="preserve"> HYPERLINK "https://arxiv.org/"</w:instrText>
      </w:r>
      <w:r>
        <w:rPr>
          <w:rStyle w:val="Hyperlink.0"/>
        </w:rPr>
        <w:fldChar w:fldCharType="separate" w:fldLock="0"/>
      </w:r>
      <w:r>
        <w:rPr>
          <w:rStyle w:val="Hyperlink.0"/>
          <w:rtl w:val="0"/>
          <w:lang w:val="en-US"/>
        </w:rPr>
        <w:t>https://arxiv.org</w:t>
      </w:r>
      <w:r>
        <w:rPr/>
        <w:fldChar w:fldCharType="end" w:fldLock="0"/>
      </w:r>
      <w:r>
        <w:rPr>
          <w:rStyle w:val="None"/>
          <w:color w:val="000000"/>
          <w:sz w:val="24"/>
          <w:szCs w:val="24"/>
          <w:u w:color="000000"/>
          <w:rtl w:val="0"/>
          <w:lang w:val="en-US"/>
        </w:rPr>
        <w:t xml:space="preserve"> [Last Accessed on 28 September 2018] </w:t>
      </w:r>
    </w:p>
    <w:p>
      <w:pPr>
        <w:pStyle w:val="Default"/>
        <w:tabs>
          <w:tab w:val="left" w:pos="5880"/>
        </w:tabs>
        <w:spacing w:before="120" w:after="120" w:line="360" w:lineRule="auto"/>
        <w:jc w:val="both"/>
      </w:pPr>
      <w:r>
        <w:rPr>
          <w:rStyle w:val="None"/>
          <w:color w:val="000000"/>
          <w:sz w:val="24"/>
          <w:szCs w:val="24"/>
          <w:u w:color="000000"/>
          <w:rtl w:val="0"/>
          <w:lang w:val="en-US"/>
        </w:rPr>
        <w:t xml:space="preserve">[3] Github  Public Database For Open Projects :  </w:t>
      </w:r>
      <w:r>
        <w:rPr>
          <w:rStyle w:val="Hyperlink.0"/>
        </w:rPr>
        <w:fldChar w:fldCharType="begin" w:fldLock="0"/>
      </w:r>
      <w:r>
        <w:rPr>
          <w:rStyle w:val="Hyperlink.0"/>
        </w:rPr>
        <w:instrText xml:space="preserve"> HYPERLINK "https://github.com/achin1tya/NLP"</w:instrText>
      </w:r>
      <w:r>
        <w:rPr>
          <w:rStyle w:val="Hyperlink.0"/>
        </w:rPr>
        <w:fldChar w:fldCharType="separate" w:fldLock="0"/>
      </w:r>
      <w:r>
        <w:rPr>
          <w:rStyle w:val="Hyperlink.0"/>
          <w:rtl w:val="0"/>
          <w:lang w:val="en-US"/>
        </w:rPr>
        <w:t>https://github.com/achin1tya/NLP</w:t>
      </w:r>
      <w:r>
        <w:rPr/>
        <w:fldChar w:fldCharType="end" w:fldLock="0"/>
      </w:r>
      <w:r>
        <w:rPr>
          <w:rStyle w:val="None"/>
          <w:color w:val="000000"/>
          <w:sz w:val="24"/>
          <w:szCs w:val="24"/>
          <w:u w:color="000000"/>
          <w:rtl w:val="0"/>
          <w:lang w:val="en-US"/>
        </w:rPr>
        <w:t xml:space="preserve"> [Last Accessed on 25 September 2018]</w:t>
      </w:r>
    </w:p>
    <w:p>
      <w:pPr>
        <w:pStyle w:val="Default"/>
        <w:tabs>
          <w:tab w:val="left" w:pos="5880"/>
        </w:tabs>
        <w:spacing w:before="120" w:after="120" w:line="360" w:lineRule="auto"/>
        <w:jc w:val="both"/>
        <w:rPr>
          <w:rStyle w:val="None"/>
          <w:color w:val="000000"/>
          <w:sz w:val="24"/>
          <w:szCs w:val="24"/>
          <w:u w:color="000000"/>
        </w:rPr>
      </w:pPr>
      <w:r>
        <w:rPr>
          <w:rStyle w:val="None"/>
          <w:color w:val="000000"/>
          <w:sz w:val="24"/>
          <w:szCs w:val="24"/>
          <w:u w:color="000000"/>
          <w:rtl w:val="0"/>
          <w:lang w:val="en-US"/>
        </w:rPr>
        <w:t>[4]  Sentiment Analysis Tools Research Based Open Articles Platform  :</w:t>
      </w:r>
    </w:p>
    <w:p>
      <w:pPr>
        <w:pStyle w:val="Default"/>
        <w:tabs>
          <w:tab w:val="left" w:pos="5880"/>
        </w:tabs>
        <w:spacing w:before="120" w:after="120" w:line="360" w:lineRule="auto"/>
        <w:jc w:val="both"/>
      </w:pPr>
      <w:r>
        <w:rPr>
          <w:rStyle w:val="Hyperlink.1"/>
          <w:color w:val="000000"/>
          <w:sz w:val="24"/>
          <w:szCs w:val="24"/>
          <w:u w:val="none" w:color="000000"/>
          <w:lang w:val="it-IT"/>
        </w:rPr>
        <w:fldChar w:fldCharType="begin" w:fldLock="0"/>
      </w:r>
      <w:r>
        <w:rPr>
          <w:rStyle w:val="Hyperlink.1"/>
          <w:color w:val="000000"/>
          <w:sz w:val="24"/>
          <w:szCs w:val="24"/>
          <w:u w:val="none" w:color="000000"/>
          <w:lang w:val="it-IT"/>
        </w:rPr>
        <w:instrText xml:space="preserve"> HYPERLINK "https://medium.com/@datamonsters/sentiment-analysis-tools-overview-part-1-positive-and-negative-words-databases-ae35431a470c"</w:instrText>
      </w:r>
      <w:r>
        <w:rPr>
          <w:rStyle w:val="Hyperlink.1"/>
          <w:color w:val="000000"/>
          <w:sz w:val="24"/>
          <w:szCs w:val="24"/>
          <w:u w:val="none" w:color="000000"/>
          <w:lang w:val="it-IT"/>
        </w:rPr>
        <w:fldChar w:fldCharType="separate" w:fldLock="0"/>
      </w:r>
      <w:r>
        <w:rPr>
          <w:rStyle w:val="Hyperlink.1"/>
          <w:color w:val="000000"/>
          <w:sz w:val="24"/>
          <w:szCs w:val="24"/>
          <w:u w:val="none" w:color="000000"/>
          <w:rtl w:val="0"/>
          <w:lang w:val="it-IT"/>
        </w:rPr>
        <w:t>https://medium.com/@datamonsters/sentiment-analysis-tools-overview-part-1-positive-and-negative-words-databases-ae35431a470c</w:t>
      </w:r>
      <w:r>
        <w:rPr/>
        <w:fldChar w:fldCharType="end" w:fldLock="0"/>
      </w:r>
      <w:r>
        <w:rPr>
          <w:rStyle w:val="None"/>
          <w:color w:val="000000"/>
          <w:sz w:val="24"/>
          <w:szCs w:val="24"/>
          <w:u w:color="000000"/>
          <w:rtl w:val="0"/>
          <w:lang w:val="en-US"/>
        </w:rPr>
        <w:t xml:space="preserve">  [Last Accessed on 25 September 2018]</w:t>
      </w:r>
    </w:p>
    <w:p>
      <w:pPr>
        <w:pStyle w:val="Body A A"/>
        <w:spacing w:before="120" w:after="120" w:line="360" w:lineRule="auto"/>
        <w:jc w:val="both"/>
      </w:pPr>
      <w:r>
        <w:rPr>
          <w:rStyle w:val="None"/>
          <w:color w:val="000000"/>
          <w:u w:color="000000"/>
          <w:rtl w:val="0"/>
          <w:lang w:val="en-US"/>
        </w:rPr>
        <w:t xml:space="preserve">[5] enchant :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"https://pypi.org/project/pyenchant/"</w:instrText>
      </w:r>
      <w:r>
        <w:rPr>
          <w:rStyle w:val="Hyperlink.2"/>
          <w:color w:val="000000"/>
          <w:u w:val="none" w:color="000000"/>
          <w:lang w:val="de-DE"/>
        </w:rPr>
        <w:fldChar w:fldCharType="separate" w:fldLock="0"/>
      </w:r>
      <w:r>
        <w:rPr>
          <w:rStyle w:val="Hyperlink.2"/>
          <w:color w:val="000000"/>
          <w:u w:val="none" w:color="000000"/>
          <w:rtl w:val="0"/>
          <w:lang w:val="de-DE"/>
        </w:rPr>
        <w:t>https://pypi.org/project/pyenchant/</w:t>
      </w:r>
      <w:r>
        <w:rPr/>
        <w:fldChar w:fldCharType="end" w:fldLock="0"/>
      </w:r>
      <w:r>
        <w:rPr>
          <w:rStyle w:val="None"/>
          <w:color w:val="000000"/>
          <w:u w:color="000000"/>
          <w:rtl w:val="0"/>
          <w:lang w:val="en-US"/>
        </w:rPr>
        <w:t xml:space="preserve"> [Last Accessed on 25 September 2018]</w:t>
      </w:r>
    </w:p>
    <w:p>
      <w:pPr>
        <w:pStyle w:val="Body A A"/>
        <w:spacing w:before="120" w:after="120" w:line="360" w:lineRule="auto"/>
        <w:jc w:val="both"/>
      </w:pPr>
      <w:r>
        <w:rPr>
          <w:rStyle w:val="None"/>
          <w:color w:val="000000"/>
          <w:u w:color="000000"/>
          <w:rtl w:val="0"/>
          <w:lang w:val="en-US"/>
        </w:rPr>
        <w:t>[6] nltk stopwords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"https://pythonprogramming.net/wordnet-nltk-tutorial/"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https://pythonprogramming.net/wordnet-nltk-tutorial/</w:t>
      </w:r>
      <w:r>
        <w:rPr/>
        <w:fldChar w:fldCharType="end" w:fldLock="0"/>
      </w:r>
      <w:r>
        <w:rPr>
          <w:rStyle w:val="None"/>
          <w:color w:val="000000"/>
          <w:u w:color="000000"/>
          <w:rtl w:val="0"/>
          <w:lang w:val="en-US"/>
        </w:rPr>
        <w:t xml:space="preserve"> [Last Accessed on 2 October 2018]</w:t>
      </w:r>
    </w:p>
    <w:p>
      <w:pPr>
        <w:pStyle w:val="Body A A"/>
        <w:spacing w:before="120" w:after="120" w:line="360" w:lineRule="auto"/>
        <w:jc w:val="both"/>
      </w:pPr>
      <w:r>
        <w:rPr>
          <w:rStyle w:val="None"/>
          <w:color w:val="000000"/>
          <w:u w:color="000000"/>
          <w:rtl w:val="0"/>
          <w:lang w:val="en-US"/>
        </w:rPr>
        <w:t>[7] Naive bayes classifier :</w:t>
      </w:r>
      <w:r>
        <w:rPr>
          <w:rStyle w:val="Hyperlink.2"/>
          <w:color w:val="000000"/>
          <w:u w:val="none" w:color="000000"/>
          <w:lang w:val="de-DE"/>
        </w:rPr>
        <w:fldChar w:fldCharType="begin" w:fldLock="0"/>
      </w:r>
      <w:r>
        <w:rPr>
          <w:rStyle w:val="Hyperlink.2"/>
          <w:color w:val="000000"/>
          <w:u w:val="none" w:color="000000"/>
          <w:lang w:val="de-DE"/>
        </w:rPr>
        <w:instrText xml:space="preserve"> HYPERLINK "https://pythonprogramming.net/naive-bayes-classifier-nltk-tutorial/"</w:instrText>
      </w:r>
      <w:r>
        <w:rPr>
          <w:rStyle w:val="Hyperlink.2"/>
          <w:color w:val="000000"/>
          <w:u w:val="none" w:color="000000"/>
          <w:lang w:val="de-DE"/>
        </w:rPr>
        <w:fldChar w:fldCharType="separate" w:fldLock="0"/>
      </w:r>
      <w:r>
        <w:rPr>
          <w:rStyle w:val="Hyperlink.2"/>
          <w:color w:val="000000"/>
          <w:u w:val="none" w:color="000000"/>
          <w:rtl w:val="0"/>
          <w:lang w:val="de-DE"/>
        </w:rPr>
        <w:t>https://pythonprogramming.net/naive-bayes-classifier-nltk-tutorial/</w:t>
      </w:r>
      <w:r>
        <w:rPr/>
        <w:fldChar w:fldCharType="end" w:fldLock="0"/>
      </w:r>
      <w:r>
        <w:rPr>
          <w:rStyle w:val="None"/>
          <w:color w:val="000000"/>
          <w:u w:color="000000"/>
          <w:rtl w:val="0"/>
          <w:lang w:val="en-US"/>
        </w:rPr>
        <w:t xml:space="preserve"> [Last Accessed on 2 October 2018]</w:t>
      </w:r>
    </w:p>
    <w:p>
      <w:pPr>
        <w:pStyle w:val="Body A A"/>
        <w:spacing w:before="120" w:after="120" w:line="360" w:lineRule="auto"/>
        <w:jc w:val="both"/>
        <w:rPr>
          <w:rStyle w:val="None"/>
          <w:color w:val="000000"/>
          <w:sz w:val="16"/>
          <w:szCs w:val="16"/>
          <w:u w:color="000000"/>
          <w:shd w:val="clear" w:color="auto" w:fill="ffffff"/>
        </w:rPr>
      </w:pPr>
      <w:r>
        <w:rPr>
          <w:rStyle w:val="None"/>
          <w:color w:val="000000"/>
          <w:u w:color="000000"/>
          <w:rtl w:val="0"/>
          <w:lang w:val="en-US"/>
        </w:rPr>
        <w:t xml:space="preserve">[8] C.Gupta &amp; A.Jain </w:t>
      </w:r>
      <w:r>
        <w:rPr>
          <w:rStyle w:val="None"/>
          <w:color w:val="000000"/>
          <w:u w:color="000000"/>
          <w:rtl w:val="0"/>
          <w:lang w:val="en-US"/>
        </w:rPr>
        <w:t>“</w:t>
      </w:r>
      <w:r>
        <w:rPr>
          <w:rStyle w:val="None"/>
          <w:color w:val="000000"/>
          <w:u w:color="000000"/>
          <w:rtl w:val="0"/>
          <w:lang w:val="en-US"/>
        </w:rPr>
        <w:t>Fuzzy logic in Recommender Systems</w:t>
      </w:r>
      <w:r>
        <w:rPr>
          <w:rStyle w:val="None"/>
          <w:color w:val="000000"/>
          <w:u w:color="000000"/>
          <w:rtl w:val="0"/>
          <w:lang w:val="en-US"/>
        </w:rPr>
        <w:t>”  “</w:t>
      </w:r>
      <w:r>
        <w:rPr>
          <w:rStyle w:val="None"/>
          <w:color w:val="000000"/>
          <w:u w:color="000000"/>
          <w:shd w:val="clear" w:color="auto" w:fill="ffffff"/>
          <w:rtl w:val="0"/>
          <w:lang w:val="en-US"/>
        </w:rPr>
        <w:t>Fuzzy Logic Augmentation of Neural and Optimization Algorithms: Theoretical Aspects and Real Applications, pp.255-273</w:t>
      </w:r>
      <w:r>
        <w:rPr>
          <w:rStyle w:val="None"/>
          <w:color w:val="000000"/>
          <w:sz w:val="16"/>
          <w:szCs w:val="16"/>
          <w:u w:color="000000"/>
          <w:shd w:val="clear" w:color="auto" w:fill="ffffff"/>
          <w:rtl w:val="0"/>
          <w:lang w:val="en-US"/>
        </w:rPr>
        <w:t>.</w:t>
      </w:r>
    </w:p>
    <w:p>
      <w:pPr>
        <w:pStyle w:val="Body"/>
        <w:spacing w:line="360" w:lineRule="auto"/>
        <w:jc w:val="both"/>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 xml:space="preserve">[9] </w:t>
      </w:r>
      <w:r>
        <w:rPr>
          <w:rFonts w:ascii="Times New Roman" w:hAnsi="Times New Roman"/>
          <w:sz w:val="24"/>
          <w:szCs w:val="24"/>
          <w:shd w:val="clear" w:color="auto" w:fill="ffffff"/>
          <w:rtl w:val="0"/>
          <w:lang w:val="en-US"/>
        </w:rPr>
        <w:t>Bretzke, H., Vassileva, J.: Motivating cooperation on peer to peer networks. In: Proceeding of 9th International Conference on User Modeling (2003)</w:t>
      </w:r>
    </w:p>
    <w:p>
      <w:pPr>
        <w:pStyle w:val="Body"/>
        <w:spacing w:line="360" w:lineRule="auto"/>
        <w:jc w:val="both"/>
      </w:pPr>
      <w:r>
        <w:rPr>
          <w:rFonts w:ascii="Times New Roman" w:hAnsi="Times New Roman"/>
          <w:sz w:val="24"/>
          <w:szCs w:val="24"/>
          <w:shd w:val="clear" w:color="auto" w:fill="ffffff"/>
          <w:rtl w:val="0"/>
          <w:lang w:val="en-US"/>
        </w:rPr>
        <w:t>[10]</w:t>
      </w:r>
      <w:r>
        <w:rPr>
          <w:rFonts w:ascii="Times New Roman" w:hAnsi="Times New Roman"/>
          <w:sz w:val="24"/>
          <w:szCs w:val="24"/>
          <w:shd w:val="clear" w:color="auto" w:fill="ffffff"/>
          <w:rtl w:val="0"/>
          <w:lang w:val="en-US"/>
        </w:rPr>
        <w:t>Cheng, R., Vassileva, J.: Adaptive Reward Mechanism for Sustainable Online Learning Community. In: Proceedings of 12th International Conference on Artificial Intelligence in Education, AIED 2005 (2005)</w:t>
      </w:r>
    </w:p>
    <w:sectPr>
      <w:headerReference w:type="default" r:id="rId36"/>
      <w:footerReference w:type="default" r:id="rId37"/>
      <w:pgSz w:w="11900" w:h="16840" w:orient="portrait"/>
      <w:pgMar w:top="1440" w:right="1440" w:bottom="1440" w:left="1440" w:header="0" w:footer="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9" w:author="Akhil" w:date="2019-02-25T13:44:00Z">
    <w:p w14:paraId="1111FFFF">
      <w:pPr>
        <w:pStyle w:val="Default"/>
      </w:pPr>
    </w:p>
    <w:p w14:paraId="11120000">
      <w:pPr>
        <w:pStyle w:val="Default"/>
      </w:pPr>
      <w:r>
        <w:rPr>
          <w:rFonts w:cs="Arial Unicode MS" w:eastAsia="Arial Unicode MS"/>
          <w:rtl w:val="0"/>
        </w:rPr>
        <w:t>Pl reframe it more maturely</w:t>
      </w:r>
    </w:p>
  </w:comment>
  <w:comment w:id="50" w:author="Achintya Sarkar" w:date="2019-02-27T23:36:28Z">
    <w:p w14:paraId="11120001">
      <w:pPr>
        <w:pStyle w:val="Default"/>
      </w:pPr>
    </w:p>
    <w:p w14:paraId="11120002">
      <w:pPr>
        <w:pStyle w:val="Default"/>
      </w:pPr>
      <w:r>
        <w:rPr>
          <w:rFonts w:cs="Arial Unicode MS" w:eastAsia="Arial Unicode MS"/>
          <w:rtl w:val="0"/>
        </w:rPr>
        <w:t>Done</w:t>
      </w:r>
    </w:p>
  </w:comment>
  <w:comment w:id="52" w:author="Akhil" w:date="2019-02-25T13:44:00Z">
    <w:p w14:paraId="11120003">
      <w:pPr>
        <w:pStyle w:val="Default"/>
      </w:pPr>
    </w:p>
    <w:p w14:paraId="11120004">
      <w:pPr>
        <w:pStyle w:val="Default"/>
      </w:pPr>
      <w:r>
        <w:rPr>
          <w:rFonts w:cs="Arial Unicode MS" w:eastAsia="Arial Unicode MS"/>
          <w:rtl w:val="0"/>
        </w:rPr>
        <w:t>Never start a sentence with To..</w:t>
      </w:r>
    </w:p>
  </w:comment>
  <w:comment w:id="53" w:author="Achintya Sarkar" w:date="2019-02-27T23:37:25Z">
    <w:p w14:paraId="11120005">
      <w:pPr>
        <w:pStyle w:val="Default"/>
      </w:pPr>
    </w:p>
    <w:p w14:paraId="11120006">
      <w:pPr>
        <w:pStyle w:val="Default"/>
      </w:pPr>
      <w:r>
        <w:rPr>
          <w:rFonts w:cs="Arial Unicode MS" w:eastAsia="Arial Unicode MS"/>
          <w:rtl w:val="0"/>
        </w:rPr>
        <w:t>Removed To</w:t>
      </w:r>
    </w:p>
  </w:comment>
  <w:comment w:id="62" w:author="Akhil" w:date="2019-02-25T16:40:00Z">
    <w:p w14:paraId="11120007">
      <w:pPr>
        <w:pStyle w:val="Default"/>
      </w:pPr>
    </w:p>
    <w:p w14:paraId="11120008">
      <w:pPr>
        <w:pStyle w:val="Default"/>
      </w:pPr>
      <w:r>
        <w:rPr>
          <w:rFonts w:cs="Arial Unicode MS" w:eastAsia="Arial Unicode MS"/>
          <w:rtl w:val="0"/>
        </w:rPr>
        <w:t>What are these lines saying??</w:t>
      </w:r>
    </w:p>
  </w:comment>
  <w:comment w:id="63" w:author="Achintya Sarkar" w:date="2019-02-27T23:45:39Z">
    <w:p w14:paraId="11120009">
      <w:pPr>
        <w:pStyle w:val="Default"/>
      </w:pPr>
    </w:p>
    <w:p w14:paraId="1112000A">
      <w:pPr>
        <w:pStyle w:val="Default"/>
      </w:pPr>
      <w:r>
        <w:rPr>
          <w:rFonts w:cs="Arial Unicode MS" w:eastAsia="Arial Unicode MS"/>
          <w:rtl w:val="0"/>
        </w:rPr>
        <w:t>Done changes  removed this line</w:t>
      </w:r>
    </w:p>
  </w:comment>
  <w:comment w:id="65" w:author="Akhil" w:date="2019-02-25T13:48:00Z">
    <w:p w14:paraId="1112000B">
      <w:pPr>
        <w:pStyle w:val="Default"/>
      </w:pPr>
    </w:p>
    <w:p w14:paraId="1112000C">
      <w:pPr>
        <w:pStyle w:val="Default"/>
      </w:pPr>
      <w:r>
        <w:rPr>
          <w:rFonts w:cs="Arial Unicode MS" w:eastAsia="Arial Unicode MS"/>
          <w:rtl w:val="0"/>
        </w:rPr>
        <w:t>Remove project and replace it with the proposed method or proposed algorithm.</w:t>
      </w:r>
    </w:p>
  </w:comment>
  <w:comment w:id="66" w:author="Achintya Sarkar" w:date="2019-02-27T23:11:47Z">
    <w:p w14:paraId="1112000D">
      <w:pPr>
        <w:pStyle w:val="Default"/>
      </w:pPr>
    </w:p>
    <w:p w14:paraId="1112000E">
      <w:pPr>
        <w:pStyle w:val="Default"/>
      </w:pPr>
      <w:r>
        <w:rPr>
          <w:rFonts w:cs="Arial Unicode MS" w:eastAsia="Arial Unicode MS"/>
          <w:rtl w:val="0"/>
        </w:rPr>
        <w:t>Done</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paraIdParent="11120000" w15:done="0"/>
  <w15:commentEx w15:paraId="11120004" w15:done="0"/>
  <w15:commentEx w15:paraId="11120006" w15:paraIdParent="11120004" w15:done="0"/>
  <w15:commentEx w15:paraId="11120008" w15:done="0"/>
  <w15:commentEx w15:paraId="1112000A" w15:paraIdParent="11120008" w15:done="0"/>
  <w15:commentEx w15:paraId="1112000C" w15:done="0"/>
  <w15:commentEx w15:paraId="1112000E" w15:paraIdParent="1112000C"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ind w:left="977" w:hanging="61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11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2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54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27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49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7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43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39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1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2">
      <w:start w:val="1"/>
      <w:numFmt w:val="lowerRoman"/>
      <w:suff w:val="tab"/>
      <w:lvlText w:val="%3."/>
      <w:lvlJc w:val="left"/>
      <w:pPr>
        <w:ind w:left="183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3">
      <w:start w:val="1"/>
      <w:numFmt w:val="decimal"/>
      <w:suff w:val="tab"/>
      <w:lvlText w:val="%4."/>
      <w:lvlJc w:val="left"/>
      <w:pPr>
        <w:ind w:left="255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4">
      <w:start w:val="1"/>
      <w:numFmt w:val="lowerLetter"/>
      <w:suff w:val="tab"/>
      <w:lvlText w:val="%5."/>
      <w:lvlJc w:val="left"/>
      <w:pPr>
        <w:ind w:left="327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5">
      <w:start w:val="1"/>
      <w:numFmt w:val="lowerRoman"/>
      <w:suff w:val="tab"/>
      <w:lvlText w:val="%6."/>
      <w:lvlJc w:val="left"/>
      <w:pPr>
        <w:ind w:left="399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6">
      <w:start w:val="1"/>
      <w:numFmt w:val="decimal"/>
      <w:suff w:val="tab"/>
      <w:lvlText w:val="%7."/>
      <w:lvlJc w:val="left"/>
      <w:pPr>
        <w:ind w:left="47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7">
      <w:start w:val="1"/>
      <w:numFmt w:val="lowerLetter"/>
      <w:suff w:val="tab"/>
      <w:lvlText w:val="%8."/>
      <w:lvlJc w:val="left"/>
      <w:pPr>
        <w:ind w:left="543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8">
      <w:start w:val="1"/>
      <w:numFmt w:val="lowerRoman"/>
      <w:suff w:val="tab"/>
      <w:lvlText w:val="%9."/>
      <w:lvlJc w:val="left"/>
      <w:pPr>
        <w:ind w:left="615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1646" w:hanging="566"/>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81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52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24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97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6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40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13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1020" w:hanging="6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13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285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357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29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0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573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45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num>
  <w:num w:numId="4">
    <w:abstractNumId w:val="0"/>
    <w:lvlOverride w:ilvl="0">
      <w:lvl w:ilvl="0">
        <w:start w:val="1"/>
        <w:numFmt w:val="upperRoman"/>
        <w:suff w:val="tab"/>
        <w:lvlText w:val="%1."/>
        <w:lvlJc w:val="left"/>
        <w:pPr>
          <w:ind w:left="108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2"/>
    <w:lvlOverride w:ilvl="0">
      <w:lvl w:ilvl="0">
        <w:start w:val="1"/>
        <w:numFmt w:val="upperLetter"/>
        <w:suff w:val="tab"/>
        <w:lvlText w:val="%1."/>
        <w:lvlJc w:val="left"/>
        <w:pPr>
          <w:ind w:left="42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4"/>
          <w:szCs w:val="24"/>
          <w:highlight w:val="none"/>
          <w:vertAlign w:val="baseline"/>
        </w:rPr>
      </w:lvl>
    </w:lvlOverride>
    <w:lvlOverride w:ilvl="1">
      <w:lvl w:ilvl="1">
        <w:start w:val="1"/>
        <w:numFmt w:val="lowerLetter"/>
        <w:suff w:val="tab"/>
        <w:lvlText w:val="%2."/>
        <w:lvlJc w:val="left"/>
        <w:pPr>
          <w:ind w:left="11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ind w:left="186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8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30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ind w:left="402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7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6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618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6"/>
    <w:lvlOverride w:ilvl="0">
      <w:startOverride w:val="5"/>
    </w:lvlOverride>
  </w:num>
  <w:num w:numId="13">
    <w:abstractNumId w:val="9"/>
  </w:num>
  <w:num w:numId="14">
    <w:abstractNumId w:val="8"/>
  </w:num>
  <w:num w:numId="15">
    <w:abstractNumId w:val="8"/>
    <w:lvlOverride w:ilvl="0">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Imported Style 6">
    <w:name w:val="Imported Style 6"/>
    <w:pPr>
      <w:numPr>
        <w:numId w:val="16"/>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color w:val="000000"/>
      <w:sz w:val="24"/>
      <w:szCs w:val="24"/>
      <w:u w:val="none" w:color="000000"/>
    </w:rPr>
  </w:style>
  <w:style w:type="character" w:styleId="Hyperlink.1">
    <w:name w:val="Hyperlink.1"/>
    <w:basedOn w:val="None"/>
    <w:next w:val="Hyperlink.1"/>
    <w:rPr>
      <w:rFonts w:ascii="Times New Roman" w:cs="Times New Roman" w:hAnsi="Times New Roman" w:eastAsia="Times New Roman"/>
      <w:color w:val="000000"/>
      <w:sz w:val="24"/>
      <w:szCs w:val="24"/>
      <w:u w:val="none" w:color="000000"/>
      <w:lang w:val="it-IT"/>
    </w:r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rFonts w:ascii="Times New Roman" w:cs="Times New Roman" w:hAnsi="Times New Roman" w:eastAsia="Times New Roman"/>
      <w:color w:val="000000"/>
      <w:u w:val="none" w:color="000000"/>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image" Target="media/image4.png"/><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5.png"/><Relationship Id="rId19" Type="http://schemas.openxmlformats.org/officeDocument/2006/relationships/image" Target="media/image10.tif"/><Relationship Id="rId20" Type="http://schemas.openxmlformats.org/officeDocument/2006/relationships/image" Target="media/image11.tif"/><Relationship Id="rId21" Type="http://schemas.openxmlformats.org/officeDocument/2006/relationships/image" Target="media/image12.tif"/><Relationship Id="rId22" Type="http://schemas.openxmlformats.org/officeDocument/2006/relationships/image" Target="media/image13.tif"/><Relationship Id="rId23" Type="http://schemas.openxmlformats.org/officeDocument/2006/relationships/image" Target="media/image6.png"/><Relationship Id="rId24" Type="http://schemas.openxmlformats.org/officeDocument/2006/relationships/image" Target="media/image14.tif"/><Relationship Id="rId25" Type="http://schemas.openxmlformats.org/officeDocument/2006/relationships/image" Target="media/image15.tif"/><Relationship Id="rId26" Type="http://schemas.openxmlformats.org/officeDocument/2006/relationships/image" Target="media/image16.tif"/><Relationship Id="rId27" Type="http://schemas.openxmlformats.org/officeDocument/2006/relationships/image" Target="media/image17.tif"/><Relationship Id="rId28" Type="http://schemas.openxmlformats.org/officeDocument/2006/relationships/image" Target="media/image7.png"/><Relationship Id="rId29" Type="http://schemas.openxmlformats.org/officeDocument/2006/relationships/image" Target="media/image18.tif"/><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9.tif"/><Relationship Id="rId33" Type="http://schemas.openxmlformats.org/officeDocument/2006/relationships/image" Target="media/image20.tif"/><Relationship Id="rId34" Type="http://schemas.openxmlformats.org/officeDocument/2006/relationships/image" Target="media/image21.tif"/><Relationship Id="rId35" Type="http://schemas.openxmlformats.org/officeDocument/2006/relationships/image" Target="media/image22.ti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comments" Target="comments.xml"/><Relationship Id="rId39" Type="http://schemas.microsoft.com/office/2011/relationships/commentsExtended" Target="commentsExtended.xml"/><Relationship Id="rId40" Type="http://schemas.openxmlformats.org/officeDocument/2006/relationships/numbering" Target="numbering.xml"/><Relationship Id="rId4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